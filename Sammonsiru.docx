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89790871"/>
        <w:docPartObj>
          <w:docPartGallery w:val="Cover Pages"/>
          <w:docPartUnique/>
        </w:docPartObj>
      </w:sdtPr>
      <w:sdtContent>
        <w:p w14:paraId="150A2284" w14:textId="7DED4765" w:rsidR="00EC206F" w:rsidRDefault="00EC20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2786DD" wp14:editId="12D8E8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iruutu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customXmlDelRangeStart w:id="0" w:author="Santeri Taavitsainen" w:date="2025-03-23T12:45:00Z"/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Tiivistelmä"/>
                                  <w:tag w:val=""/>
                                  <w:id w:val="-55088438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customXmlDelRangeEnd w:id="0"/>
                                  <w:p w14:paraId="4C9E1C84" w14:textId="78EFEBD1" w:rsidR="00EC206F" w:rsidRDefault="00BD66C9">
                                    <w:pPr>
                                      <w:pStyle w:val="Eivli"/>
                                      <w:jc w:val="right"/>
                                      <w:rPr>
                                        <w:del w:id="1" w:author="Santeri Taavitsainen" w:date="2025-03-23T12:45:00Z" w16du:dateUtc="2025-03-23T10:45:00Z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  <w:customXmlDelRangeStart w:id="2" w:author="Santeri Taavitsainen" w:date="2025-03-23T12:45:00Z"/>
                                </w:sdtContent>
                              </w:sdt>
                              <w:customXmlDelRangeEnd w:id="2"/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Tiivistelmä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0D00B48" w14:textId="0E68269D" w:rsidR="00EC206F" w:rsidRDefault="00D63901">
                                    <w:pPr>
                                      <w:pStyle w:val="Eivli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82786DD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161" o:spid="_x0000_s1026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customXmlDelRangeStart w:id="3" w:author="Santeri Taavitsainen" w:date="2025-03-23T12:45:00Z"/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Tiivistelmä"/>
                            <w:tag w:val=""/>
                            <w:id w:val="-55088438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customXmlDelRangeEnd w:id="3"/>
                            <w:p w14:paraId="4C9E1C84" w14:textId="78EFEBD1" w:rsidR="00EC206F" w:rsidRDefault="00BD66C9">
                              <w:pPr>
                                <w:pStyle w:val="Eivli"/>
                                <w:jc w:val="right"/>
                                <w:rPr>
                                  <w:del w:id="4" w:author="Santeri Taavitsainen" w:date="2025-03-23T12:45:00Z" w16du:dateUtc="2025-03-23T10:45:00Z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  <w:customXmlDelRangeStart w:id="5" w:author="Santeri Taavitsainen" w:date="2025-03-23T12:45:00Z"/>
                          </w:sdtContent>
                        </w:sdt>
                        <w:customXmlDelRangeEnd w:id="5"/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Tiivistelmä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0D00B48" w14:textId="0E68269D" w:rsidR="00EC206F" w:rsidRDefault="00D63901">
                              <w:pPr>
                                <w:pStyle w:val="Eivli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A99A1AB" wp14:editId="72DC0CE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iruutu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00271" w14:textId="3F83D47D" w:rsidR="00EC206F" w:rsidRDefault="00000000" w:rsidP="00B10599">
                                <w:pPr>
                                  <w:jc w:val="center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Otsikk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6390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robotiikka valtaa kasv</w:t>
                                    </w:r>
                                    <w:r w:rsidR="00A94FB5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ie</w:t>
                                    </w:r>
                                    <w:r w:rsidR="00D6390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n kasvatuksen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A99A1AB" id="Tekstiruutu 163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5700271" w14:textId="3F83D47D" w:rsidR="00EC206F" w:rsidRDefault="00000000" w:rsidP="00B10599">
                          <w:pPr>
                            <w:jc w:val="center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Otsikk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6390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robotiikka valtaa kasv</w:t>
                              </w:r>
                              <w:r w:rsidR="00A94FB5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ie</w:t>
                              </w:r>
                              <w:r w:rsidR="00D6390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n kasvatuksen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DDA10EF" w14:textId="2FF4A135" w:rsidR="00EC206F" w:rsidRDefault="00FE418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90B9066" wp14:editId="56D92B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1562735"/>
                    <wp:effectExtent l="0" t="0" r="0" b="0"/>
                    <wp:wrapSquare wrapText="bothSides"/>
                    <wp:docPr id="152" name="Tekstiruutu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5629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Tekijä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ABA70CA" w14:textId="1A303549" w:rsidR="00EC206F" w:rsidRDefault="00EC206F" w:rsidP="00B10599">
                                    <w:pPr>
                                      <w:pStyle w:val="Eivli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Santeri Taavitsainen</w:t>
                                    </w:r>
                                  </w:p>
                                </w:sdtContent>
                              </w:sdt>
                              <w:p w14:paraId="6D85D66A" w14:textId="75BACD63" w:rsidR="00EC206F" w:rsidRDefault="00000000">
                                <w:pPr>
                                  <w:pStyle w:val="Eivli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customXmlDelRangeStart w:id="6" w:author="Santeri Taavitsainen" w:date="2025-03-23T12:45:00Z"/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Sähköposti"/>
                                    <w:tag w:val="Sähköposti"/>
                                    <w:id w:val="-1044361179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customXmlDelRangeEnd w:id="6"/>
                                    <w:r w:rsidR="00BD66C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  <w:customXmlDelRangeStart w:id="7" w:author="Santeri Taavitsainen" w:date="2025-03-23T12:45:00Z"/>
                                  </w:sdtContent>
                                </w:sdt>
                                <w:customXmlDelRangeEnd w:id="7"/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Sähköposti"/>
                                    <w:tag w:val="Sähköposti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D6390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0B9066" id="Tekstiruutu 159" o:spid="_x0000_s1028" type="#_x0000_t202" style="position:absolute;margin-left:0;margin-top:0;width:8in;height:123.05pt;z-index:251658241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Tekijä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ABA70CA" w14:textId="1A303549" w:rsidR="00EC206F" w:rsidRDefault="00EC206F" w:rsidP="00B10599">
                              <w:pPr>
                                <w:pStyle w:val="Eivli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Santeri Taavitsainen</w:t>
                              </w:r>
                            </w:p>
                          </w:sdtContent>
                        </w:sdt>
                        <w:p w14:paraId="6D85D66A" w14:textId="75BACD63" w:rsidR="00EC206F" w:rsidRDefault="00000000">
                          <w:pPr>
                            <w:pStyle w:val="Eivli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customXmlDelRangeStart w:id="8" w:author="Santeri Taavitsainen" w:date="2025-03-23T12:45:00Z"/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Sähköposti"/>
                              <w:tag w:val="Sähköposti"/>
                              <w:id w:val="-1044361179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customXmlDelRangeEnd w:id="8"/>
                              <w:r w:rsidR="00BD66C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  <w:customXmlDelRangeStart w:id="9" w:author="Santeri Taavitsainen" w:date="2025-03-23T12:45:00Z"/>
                            </w:sdtContent>
                          </w:sdt>
                          <w:customXmlDelRangeEnd w:id="9"/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Sähköposti"/>
                              <w:tag w:val="Sähköposti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D6390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C206F">
            <w:br w:type="page"/>
          </w:r>
        </w:p>
      </w:sdtContent>
    </w:sdt>
    <w:p w14:paraId="3BCBE54D" w14:textId="77777777" w:rsidR="008046B4" w:rsidRDefault="008046B4" w:rsidP="003E0F68">
      <w:pPr>
        <w:pStyle w:val="Otsikko2"/>
      </w:pPr>
    </w:p>
    <w:p w14:paraId="048C2FB3" w14:textId="671CB9E1" w:rsidR="003E0F68" w:rsidRDefault="003E0F68" w:rsidP="00FC7DA8">
      <w:pPr>
        <w:pStyle w:val="Otsikko2"/>
      </w:pPr>
      <w:bookmarkStart w:id="10" w:name="_Toc193627168"/>
      <w:r>
        <w:t>Sisällysluettelo</w:t>
      </w:r>
      <w:bookmarkEnd w:id="10"/>
    </w:p>
    <w:p w14:paraId="7593E33B" w14:textId="6B888E8F" w:rsidR="00D84E1B" w:rsidRDefault="00745351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r>
        <w:fldChar w:fldCharType="begin"/>
      </w:r>
      <w:r>
        <w:instrText xml:space="preserve"> TOC \o "1-2" \h \z \t "Alaotsikko;3" </w:instrText>
      </w:r>
      <w:r>
        <w:fldChar w:fldCharType="separate"/>
      </w:r>
      <w:hyperlink w:anchor="_Toc193627168" w:history="1">
        <w:r w:rsidR="00D84E1B" w:rsidRPr="004B309D">
          <w:rPr>
            <w:rStyle w:val="Hyperlinkki"/>
            <w:noProof/>
          </w:rPr>
          <w:t>Sisällysluettelo</w:t>
        </w:r>
        <w:r w:rsidR="00D84E1B">
          <w:rPr>
            <w:noProof/>
            <w:webHidden/>
          </w:rPr>
          <w:tab/>
        </w:r>
        <w:r w:rsidR="00D84E1B">
          <w:rPr>
            <w:noProof/>
            <w:webHidden/>
          </w:rPr>
          <w:fldChar w:fldCharType="begin"/>
        </w:r>
        <w:r w:rsidR="00D84E1B">
          <w:rPr>
            <w:noProof/>
            <w:webHidden/>
          </w:rPr>
          <w:instrText xml:space="preserve"> PAGEREF _Toc193627168 \h </w:instrText>
        </w:r>
        <w:r w:rsidR="00D84E1B">
          <w:rPr>
            <w:noProof/>
            <w:webHidden/>
          </w:rPr>
        </w:r>
        <w:r w:rsidR="00D84E1B">
          <w:rPr>
            <w:noProof/>
            <w:webHidden/>
          </w:rPr>
          <w:fldChar w:fldCharType="separate"/>
        </w:r>
        <w:r w:rsidR="00D84E1B">
          <w:rPr>
            <w:noProof/>
            <w:webHidden/>
          </w:rPr>
          <w:t>1</w:t>
        </w:r>
        <w:r w:rsidR="00D84E1B">
          <w:rPr>
            <w:noProof/>
            <w:webHidden/>
          </w:rPr>
          <w:fldChar w:fldCharType="end"/>
        </w:r>
      </w:hyperlink>
    </w:p>
    <w:p w14:paraId="458149B1" w14:textId="63D84997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69" w:history="1">
        <w:r w:rsidRPr="004B309D">
          <w:rPr>
            <w:rStyle w:val="Hyperlinkki"/>
            <w:noProof/>
          </w:rPr>
          <w:t>1. Tutkimuksen aihe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F4DD80" w14:textId="7586F04C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0" w:history="1">
        <w:r w:rsidRPr="004B309D">
          <w:rPr>
            <w:rStyle w:val="Hyperlinkki"/>
            <w:noProof/>
          </w:rPr>
          <w:t>2. Tutkimusongelma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E234F1" w14:textId="54A23698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1" w:history="1">
        <w:r w:rsidRPr="004B309D">
          <w:rPr>
            <w:rStyle w:val="Hyperlinkki"/>
            <w:noProof/>
          </w:rPr>
          <w:t>3. Tavoite ja suunnitelma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15D94B" w14:textId="041D9001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2" w:history="1">
        <w:r w:rsidRPr="004B309D">
          <w:rPr>
            <w:rStyle w:val="Hyperlinkki"/>
            <w:noProof/>
          </w:rPr>
          <w:t>4. Automaatio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3DE0A0" w14:textId="720F5F6D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3" w:history="1">
        <w:r w:rsidRPr="004B309D">
          <w:rPr>
            <w:rStyle w:val="Hyperlinkki"/>
            <w:noProof/>
          </w:rPr>
          <w:t>5. Laitteen 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DF0D73" w14:textId="17BFADF9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4" w:history="1">
        <w:r w:rsidRPr="004B309D">
          <w:rPr>
            <w:rStyle w:val="Hyperlinkki"/>
            <w:noProof/>
          </w:rPr>
          <w:t>5.1 Vesipumppu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13DEE0" w14:textId="11C6EE31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5" w:history="1">
        <w:r w:rsidRPr="004B309D">
          <w:rPr>
            <w:rStyle w:val="Hyperlinkki"/>
            <w:noProof/>
          </w:rPr>
          <w:t>5.2 Tasavirtasähkömoottori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5A1903" w14:textId="1102E4DB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6" w:history="1">
        <w:r w:rsidRPr="004B309D">
          <w:rPr>
            <w:rStyle w:val="Hyperlinkki"/>
            <w:noProof/>
          </w:rPr>
          <w:t>5.3 Kapasitiivinen maaperän kosteusanturi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7E2F34" w14:textId="3D7CE212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7" w:history="1">
        <w:r w:rsidRPr="004B309D">
          <w:rPr>
            <w:rStyle w:val="Hyperlinkki"/>
            <w:noProof/>
          </w:rPr>
          <w:t>5.4 Rele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E5B0B0" w14:textId="7C9BCFAC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8" w:history="1">
        <w:r w:rsidRPr="004B309D">
          <w:rPr>
            <w:rStyle w:val="Hyperlinkki"/>
            <w:noProof/>
          </w:rPr>
          <w:t>5.5 NPN-transistori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B835C4" w14:textId="74480C78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79" w:history="1">
        <w:r w:rsidRPr="004B309D">
          <w:rPr>
            <w:rStyle w:val="Hyperlinkki"/>
            <w:noProof/>
          </w:rPr>
          <w:t>5.6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F37445" w14:textId="7052E868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0" w:history="1">
        <w:r w:rsidRPr="004B309D">
          <w:rPr>
            <w:rStyle w:val="Hyperlinkki"/>
            <w:noProof/>
          </w:rPr>
          <w:t>5.7 Fotodiodi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C073A1" w14:textId="593AD170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1" w:history="1">
        <w:r w:rsidRPr="004B309D">
          <w:rPr>
            <w:rStyle w:val="Hyperlinkki"/>
            <w:noProof/>
          </w:rPr>
          <w:t>5.8 Painokytkin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20A4EE" w14:textId="3BD6BEFE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2" w:history="1">
        <w:r w:rsidRPr="004B309D">
          <w:rPr>
            <w:rStyle w:val="Hyperlinkki"/>
            <w:noProof/>
          </w:rPr>
          <w:t>5.9 Tietokoneen kello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641635" w14:textId="3918563A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3" w:history="1">
        <w:r w:rsidRPr="004B309D">
          <w:rPr>
            <w:rStyle w:val="Hyperlinkki"/>
            <w:noProof/>
          </w:rPr>
          <w:t>5.10 NPT-protokolla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B4AE45" w14:textId="3B3CABA6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4" w:history="1">
        <w:r w:rsidRPr="004B309D">
          <w:rPr>
            <w:rStyle w:val="Hyperlinkki"/>
            <w:noProof/>
          </w:rPr>
          <w:t>5.11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8E5DB0" w14:textId="1C495D19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5" w:history="1">
        <w:r w:rsidRPr="004B309D">
          <w:rPr>
            <w:rStyle w:val="Hyperlinkki"/>
            <w:noProof/>
          </w:rPr>
          <w:t>5.12 Tietokoneavusteinen suunnittelu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AD13DD" w14:textId="556993F9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6" w:history="1">
        <w:r w:rsidRPr="004B309D">
          <w:rPr>
            <w:rStyle w:val="Hyperlinkki"/>
            <w:noProof/>
          </w:rPr>
          <w:t>5.13 Muuntaja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FC07B" w14:textId="5052848E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7" w:history="1">
        <w:r w:rsidRPr="004B309D">
          <w:rPr>
            <w:rStyle w:val="Hyperlinkki"/>
            <w:noProof/>
          </w:rPr>
          <w:t>5.14 Vastuslämpötila-anturi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E7F532" w14:textId="43BB2E7F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8" w:history="1">
        <w:r w:rsidRPr="004B309D">
          <w:rPr>
            <w:rStyle w:val="Hyperlinkki"/>
            <w:noProof/>
          </w:rPr>
          <w:t>5.15 Legot ja Duplot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B62FB8" w14:textId="69CBEB93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89" w:history="1">
        <w:r w:rsidRPr="004B309D">
          <w:rPr>
            <w:rStyle w:val="Hyperlinkki"/>
            <w:noProof/>
          </w:rPr>
          <w:t>5.16 Arduino 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51744B" w14:textId="059570DE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0" w:history="1">
        <w:r w:rsidRPr="004B309D">
          <w:rPr>
            <w:rStyle w:val="Hyperlinkki"/>
            <w:noProof/>
          </w:rPr>
          <w:t>6. Palkokasvit/herne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E741E8" w14:textId="1A7E1B6E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1" w:history="1">
        <w:r w:rsidRPr="004B309D">
          <w:rPr>
            <w:rStyle w:val="Hyperlinkki"/>
            <w:noProof/>
          </w:rPr>
          <w:t>7. Tutkimuksen toteuttaminen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D820E5" w14:textId="472EE10B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2" w:history="1">
        <w:r w:rsidRPr="004B309D">
          <w:rPr>
            <w:rStyle w:val="Hyperlinkki"/>
            <w:noProof/>
          </w:rPr>
          <w:t>7.1 Idea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72D333" w14:textId="1312E075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3" w:history="1">
        <w:r w:rsidRPr="004B309D">
          <w:rPr>
            <w:rStyle w:val="Hyperlinkki"/>
            <w:noProof/>
          </w:rPr>
          <w:t>7.2 Suunnittelu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1D157B" w14:textId="7822B809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4" w:history="1">
        <w:r w:rsidRPr="004B309D">
          <w:rPr>
            <w:rStyle w:val="Hyperlinkki"/>
            <w:noProof/>
          </w:rPr>
          <w:t>7.3 Materiaalien hankinta ja testaus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CDF43E" w14:textId="3F91A310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5" w:history="1">
        <w:r w:rsidRPr="004B309D">
          <w:rPr>
            <w:rStyle w:val="Hyperlinkki"/>
            <w:noProof/>
          </w:rPr>
          <w:t>7.4 Rakentaminen ja ohjelmointi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1F98DC" w14:textId="27515285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6" w:history="1">
        <w:r w:rsidRPr="004B309D">
          <w:rPr>
            <w:rStyle w:val="Hyperlinkki"/>
            <w:noProof/>
          </w:rPr>
          <w:t>7.5 Kokeen valmistelu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37FB72" w14:textId="2488E0F3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7" w:history="1">
        <w:r w:rsidRPr="004B309D">
          <w:rPr>
            <w:rStyle w:val="Hyperlinkki"/>
            <w:noProof/>
          </w:rPr>
          <w:t>8. Tutkimus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B64837" w14:textId="3F9C3E3E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8" w:history="1">
        <w:r w:rsidRPr="004B309D">
          <w:rPr>
            <w:rStyle w:val="Hyperlinkki"/>
            <w:noProof/>
          </w:rPr>
          <w:t>26.1.2025 sunnuntai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FD2CEF" w14:textId="4A606AFB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199" w:history="1">
        <w:r w:rsidRPr="004B309D">
          <w:rPr>
            <w:rStyle w:val="Hyperlinkki"/>
            <w:noProof/>
          </w:rPr>
          <w:t>27.1.2025 maanantai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B1CD8D" w14:textId="45B72E13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0" w:history="1">
        <w:r w:rsidRPr="004B309D">
          <w:rPr>
            <w:rStyle w:val="Hyperlinkki"/>
            <w:noProof/>
          </w:rPr>
          <w:t>28.1.2025 tiistai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27764F" w14:textId="55145DF4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1" w:history="1">
        <w:r w:rsidRPr="004B309D">
          <w:rPr>
            <w:rStyle w:val="Hyperlinkki"/>
            <w:noProof/>
          </w:rPr>
          <w:t>29.1.2025 keskiviikko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F2979A" w14:textId="66389FDB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2" w:history="1">
        <w:r w:rsidRPr="004B309D">
          <w:rPr>
            <w:rStyle w:val="Hyperlinkki"/>
            <w:noProof/>
          </w:rPr>
          <w:t>30.1.2025 torstai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AEE628" w14:textId="14CCA5F6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3" w:history="1">
        <w:r w:rsidRPr="004B309D">
          <w:rPr>
            <w:rStyle w:val="Hyperlinkki"/>
            <w:noProof/>
          </w:rPr>
          <w:t>31.1.2025 perjantai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C06611" w14:textId="1B5A135A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4" w:history="1">
        <w:r w:rsidRPr="004B309D">
          <w:rPr>
            <w:rStyle w:val="Hyperlinkki"/>
            <w:noProof/>
          </w:rPr>
          <w:t>1.2.2025 lauantai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189CB4" w14:textId="4BF9E0C2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5" w:history="1">
        <w:r w:rsidRPr="004B309D">
          <w:rPr>
            <w:rStyle w:val="Hyperlinkki"/>
            <w:noProof/>
          </w:rPr>
          <w:t>2.2.2025 sunnuntai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40690D" w14:textId="6356BF3C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6" w:history="1">
        <w:r w:rsidRPr="004B309D">
          <w:rPr>
            <w:rStyle w:val="Hyperlinkki"/>
            <w:noProof/>
          </w:rPr>
          <w:t>3.2.2025 maanantai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0AF263" w14:textId="076E82B0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7" w:history="1">
        <w:r w:rsidRPr="004B309D">
          <w:rPr>
            <w:rStyle w:val="Hyperlinkki"/>
            <w:noProof/>
          </w:rPr>
          <w:t>4.2.2025 tiistai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019190" w14:textId="3355421F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8" w:history="1">
        <w:r w:rsidRPr="004B309D">
          <w:rPr>
            <w:rStyle w:val="Hyperlinkki"/>
            <w:noProof/>
          </w:rPr>
          <w:t>5.2.2025 keskiviikko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3A13BD" w14:textId="1AFB4653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09" w:history="1">
        <w:r w:rsidRPr="004B309D">
          <w:rPr>
            <w:rStyle w:val="Hyperlinkki"/>
            <w:noProof/>
          </w:rPr>
          <w:t>6.2.2025 torstai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13E5A4" w14:textId="6DB5DE63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0" w:history="1">
        <w:r w:rsidRPr="004B309D">
          <w:rPr>
            <w:rStyle w:val="Hyperlinkki"/>
            <w:noProof/>
          </w:rPr>
          <w:t>7.2.2025 perjantai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5DB651" w14:textId="49AFE615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1" w:history="1">
        <w:r w:rsidRPr="004B309D">
          <w:rPr>
            <w:rStyle w:val="Hyperlinkki"/>
            <w:noProof/>
          </w:rPr>
          <w:t>8.2.2025 lauantai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283749" w14:textId="4B7B0177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2" w:history="1">
        <w:r w:rsidRPr="004B309D">
          <w:rPr>
            <w:rStyle w:val="Hyperlinkki"/>
            <w:noProof/>
          </w:rPr>
          <w:t>9.2.2025 sunnuntai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DDE115" w14:textId="0DDE9A48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3" w:history="1">
        <w:r w:rsidRPr="004B309D">
          <w:rPr>
            <w:rStyle w:val="Hyperlinkki"/>
            <w:noProof/>
          </w:rPr>
          <w:t>9. Tutkimustulokset ja pohdinta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10BC3E" w14:textId="2B82565B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4" w:history="1">
        <w:r w:rsidRPr="004B309D">
          <w:rPr>
            <w:rStyle w:val="Hyperlinkki"/>
            <w:noProof/>
          </w:rPr>
          <w:t>10. Ongelmat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1279A6" w14:textId="297CE2D0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5" w:history="1">
        <w:r w:rsidRPr="004B309D">
          <w:rPr>
            <w:rStyle w:val="Hyperlinkki"/>
            <w:noProof/>
          </w:rPr>
          <w:t>11. Kehitysideat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D1E16D" w14:textId="77D4A17E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6" w:history="1">
        <w:r w:rsidRPr="004B309D">
          <w:rPr>
            <w:rStyle w:val="Hyperlinkki"/>
            <w:noProof/>
          </w:rPr>
          <w:t>12. Lähteet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C1B97C" w14:textId="14847CDC" w:rsidR="00D84E1B" w:rsidRDefault="00D84E1B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7" w:history="1">
        <w:r w:rsidRPr="004B309D">
          <w:rPr>
            <w:rStyle w:val="Hyperlinkki"/>
            <w:noProof/>
          </w:rPr>
          <w:t>13. Liitteet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F5AE4E" w14:textId="1B740F70" w:rsidR="00D84E1B" w:rsidRDefault="00D84E1B">
      <w:pPr>
        <w:pStyle w:val="Sisluet3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193627218" w:history="1">
        <w:r w:rsidRPr="004B309D">
          <w:rPr>
            <w:rStyle w:val="Hyperlinkki"/>
            <w:noProof/>
          </w:rPr>
          <w:t>13.1 Laitteen koodi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_Toc193627218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373581" w14:textId="4E2CB22A" w:rsidR="00745351" w:rsidRDefault="00745351" w:rsidP="00745351">
      <w:r>
        <w:fldChar w:fldCharType="end"/>
      </w:r>
    </w:p>
    <w:p w14:paraId="5AFC3741" w14:textId="77777777" w:rsidR="009A3CE2" w:rsidRDefault="009A3CE2" w:rsidP="00745351"/>
    <w:p w14:paraId="7A3CBF5C" w14:textId="77777777" w:rsidR="009A3CE2" w:rsidRDefault="009A3CE2" w:rsidP="00745351"/>
    <w:p w14:paraId="4302F582" w14:textId="77777777" w:rsidR="009A3CE2" w:rsidRDefault="009A3CE2" w:rsidP="00745351"/>
    <w:p w14:paraId="59240168" w14:textId="77777777" w:rsidR="009A3CE2" w:rsidRDefault="009A3CE2" w:rsidP="00745351"/>
    <w:p w14:paraId="0172B938" w14:textId="77777777" w:rsidR="009A3CE2" w:rsidRDefault="009A3CE2" w:rsidP="00745351"/>
    <w:p w14:paraId="6708447E" w14:textId="77777777" w:rsidR="003E0F68" w:rsidRDefault="003E0F68" w:rsidP="009A3CE2">
      <w:pPr>
        <w:pStyle w:val="Otsikko2"/>
      </w:pPr>
    </w:p>
    <w:p w14:paraId="2F9891F6" w14:textId="4B82767C" w:rsidR="009A3CE2" w:rsidRDefault="003F5366" w:rsidP="009A3CE2">
      <w:pPr>
        <w:pStyle w:val="Otsikko2"/>
      </w:pPr>
      <w:bookmarkStart w:id="11" w:name="_Toc193627169"/>
      <w:r>
        <w:t xml:space="preserve">1. </w:t>
      </w:r>
      <w:r w:rsidR="009A3CE2">
        <w:t>Tutkimuksen aihe</w:t>
      </w:r>
      <w:bookmarkEnd w:id="11"/>
    </w:p>
    <w:p w14:paraId="4BF924ED" w14:textId="4EC87A1F" w:rsidR="00DC1019" w:rsidRDefault="00CB7B1B">
      <w:r>
        <w:t>Automaattinen kastelu</w:t>
      </w:r>
      <w:r w:rsidR="008A7E3C">
        <w:t>järjestelmä</w:t>
      </w:r>
      <w:r>
        <w:t xml:space="preserve"> huolehtii kasvin kastelusta ilman ihmisen apua tai valvomista</w:t>
      </w:r>
      <w:r w:rsidR="008A7E3C">
        <w:t xml:space="preserve">. </w:t>
      </w:r>
      <w:r w:rsidR="00FF4A8B">
        <w:t xml:space="preserve">Päätoiminto laitteella </w:t>
      </w:r>
      <w:r w:rsidR="000C68CB">
        <w:t>o</w:t>
      </w:r>
      <w:r w:rsidR="00970753">
        <w:t>n</w:t>
      </w:r>
      <w:r w:rsidR="00AE1E1B">
        <w:t>,</w:t>
      </w:r>
      <w:r w:rsidR="00FF4A8B">
        <w:t xml:space="preserve"> että se</w:t>
      </w:r>
      <w:r w:rsidR="008A7E3C">
        <w:t xml:space="preserve"> </w:t>
      </w:r>
      <w:r w:rsidR="00AE1E1B">
        <w:t>kaste</w:t>
      </w:r>
      <w:r w:rsidR="00D959EA">
        <w:t>l</w:t>
      </w:r>
      <w:r w:rsidR="002D3C82">
        <w:t>ee</w:t>
      </w:r>
      <w:r w:rsidR="00AE1E1B">
        <w:t>,</w:t>
      </w:r>
      <w:r w:rsidR="008A7E3C">
        <w:t xml:space="preserve"> kun multa </w:t>
      </w:r>
      <w:r w:rsidR="00D959EA">
        <w:t>oli</w:t>
      </w:r>
      <w:r w:rsidR="008A7E3C">
        <w:t xml:space="preserve"> liian kuivaa</w:t>
      </w:r>
      <w:r w:rsidR="005C5DF0">
        <w:t xml:space="preserve"> eikä anna kasvin </w:t>
      </w:r>
      <w:r w:rsidR="0018313B">
        <w:t>kuihtua</w:t>
      </w:r>
      <w:r w:rsidR="00AE1E1B">
        <w:t>,</w:t>
      </w:r>
      <w:r w:rsidR="005C5DF0">
        <w:t xml:space="preserve"> vaikka omistaja ei olisi kotona</w:t>
      </w:r>
      <w:r w:rsidR="00FF4A8B">
        <w:t>.</w:t>
      </w:r>
    </w:p>
    <w:p w14:paraId="3F384F9E" w14:textId="17A88483" w:rsidR="00A47656" w:rsidRDefault="00122589" w:rsidP="00A47656">
      <w:r>
        <w:t>Laite kerää</w:t>
      </w:r>
      <w:r w:rsidR="00313AF9">
        <w:t xml:space="preserve"> tietoja </w:t>
      </w:r>
      <w:r>
        <w:t>mullan kosteude</w:t>
      </w:r>
      <w:r w:rsidR="00D92F94">
        <w:t>sta</w:t>
      </w:r>
      <w:r>
        <w:t>, ilman lämpötila</w:t>
      </w:r>
      <w:r w:rsidR="00D92F94">
        <w:t>sta</w:t>
      </w:r>
      <w:r w:rsidR="00716E1B">
        <w:t>, vesisäiliön tilantee</w:t>
      </w:r>
      <w:r w:rsidR="00D92F94">
        <w:t>sta</w:t>
      </w:r>
      <w:r w:rsidR="00AE1E1B">
        <w:t xml:space="preserve">, </w:t>
      </w:r>
      <w:r w:rsidR="00653E9F">
        <w:t>reaaliaikais</w:t>
      </w:r>
      <w:r w:rsidR="00A47656">
        <w:t>esta</w:t>
      </w:r>
      <w:r w:rsidR="00AE1E1B">
        <w:t xml:space="preserve"> aja</w:t>
      </w:r>
      <w:r w:rsidR="00A47656">
        <w:t>sta</w:t>
      </w:r>
      <w:r w:rsidR="00653E9F">
        <w:t xml:space="preserve"> ja tarkistaa </w:t>
      </w:r>
      <w:r w:rsidR="00B23DC2">
        <w:t>kirkkauden</w:t>
      </w:r>
      <w:r w:rsidR="005B174D">
        <w:t>. N</w:t>
      </w:r>
      <w:r w:rsidR="00B23DC2">
        <w:t>iiden perustella päättää tarvitseeko kasvi kastelua</w:t>
      </w:r>
      <w:r w:rsidR="000D2610">
        <w:t>.</w:t>
      </w:r>
      <w:r w:rsidR="00A47656" w:rsidRPr="00A47656">
        <w:t xml:space="preserve"> </w:t>
      </w:r>
    </w:p>
    <w:p w14:paraId="4770705B" w14:textId="098B473B" w:rsidR="00A47656" w:rsidRDefault="00A47656" w:rsidP="00A47656">
      <w:r>
        <w:t>Kasvatin tutkimuksessa Nelson Garden silpohernettä, lajikkeena oli Kelvedon Wonder.</w:t>
      </w:r>
    </w:p>
    <w:p w14:paraId="5B3DCAAA" w14:textId="72E57980" w:rsidR="00751D5F" w:rsidRDefault="00751D5F">
      <w:r>
        <w:t>Käytin tutkimiseen herne</w:t>
      </w:r>
      <w:r w:rsidR="004553B6">
        <w:t>ttä. V</w:t>
      </w:r>
      <w:r w:rsidR="00AD64E0">
        <w:t>alitsin ne, koska herneet kestävät suurempiakin määriä vettä</w:t>
      </w:r>
      <w:r w:rsidR="00642477">
        <w:t>. J</w:t>
      </w:r>
      <w:r w:rsidR="00AD64E0">
        <w:t>os laitteeseen tulee vika niin tutkimus ei m</w:t>
      </w:r>
      <w:r w:rsidR="00163BC8">
        <w:t>enisi</w:t>
      </w:r>
      <w:r w:rsidR="00AD64E0">
        <w:t xml:space="preserve"> hukkaan.</w:t>
      </w:r>
    </w:p>
    <w:p w14:paraId="4C684BC8" w14:textId="3655FCED" w:rsidR="00D63E85" w:rsidRDefault="00724BE9">
      <w:r>
        <w:t>Tutkin</w:t>
      </w:r>
      <w:r w:rsidR="00744AB8">
        <w:t xml:space="preserve"> kasvamista</w:t>
      </w:r>
      <w:r w:rsidR="00157D38">
        <w:t xml:space="preserve"> 14 päivää ja lopuksi m</w:t>
      </w:r>
      <w:r w:rsidR="00D63E85">
        <w:t>ittasin kasvien painon.</w:t>
      </w:r>
    </w:p>
    <w:p w14:paraId="72931705" w14:textId="62BFE9DC" w:rsidR="00161FD3" w:rsidRDefault="00161FD3">
      <w:r>
        <w:t xml:space="preserve">Pyysin äitiäni kasvattamaan omaa hernesatoaan </w:t>
      </w:r>
      <w:r w:rsidR="00290DB1">
        <w:t>ja merkitsemään kastelumäärän ja sen ajankohdan muistiinpanovihkoon.</w:t>
      </w:r>
    </w:p>
    <w:p w14:paraId="4C520C55" w14:textId="0A0746C3" w:rsidR="00643DEB" w:rsidRDefault="003F5366" w:rsidP="00091FE7">
      <w:pPr>
        <w:pStyle w:val="Otsikko2"/>
      </w:pPr>
      <w:bookmarkStart w:id="12" w:name="_Toc193627170"/>
      <w:r>
        <w:t xml:space="preserve">2. </w:t>
      </w:r>
      <w:r w:rsidR="00643DEB">
        <w:t>Tutkimusongelma</w:t>
      </w:r>
      <w:bookmarkEnd w:id="12"/>
    </w:p>
    <w:p w14:paraId="570B2913" w14:textId="30D5BB50" w:rsidR="00643DEB" w:rsidRDefault="007627F0">
      <w:r>
        <w:t>Kysymys,</w:t>
      </w:r>
      <w:r w:rsidR="00643DEB">
        <w:t xml:space="preserve"> johon lähdin etsimään </w:t>
      </w:r>
      <w:r w:rsidR="00AC1CD5">
        <w:t>vastausta oli</w:t>
      </w:r>
      <w:r w:rsidR="00BD3C80">
        <w:t>,</w:t>
      </w:r>
      <w:r w:rsidR="000D2610">
        <w:t xml:space="preserve"> </w:t>
      </w:r>
      <w:r>
        <w:t>”</w:t>
      </w:r>
      <w:r w:rsidR="00AC1CD5">
        <w:t xml:space="preserve"> onko robotti parempi kastelemaan kasveja kuin ihminen”.</w:t>
      </w:r>
      <w:r>
        <w:t xml:space="preserve">  </w:t>
      </w:r>
    </w:p>
    <w:p w14:paraId="59A6699C" w14:textId="662731AC" w:rsidR="005E61E1" w:rsidRDefault="003F5366" w:rsidP="00091FE7">
      <w:pPr>
        <w:pStyle w:val="Otsikko2"/>
      </w:pPr>
      <w:bookmarkStart w:id="13" w:name="_Toc193627171"/>
      <w:r>
        <w:t xml:space="preserve">3. </w:t>
      </w:r>
      <w:r w:rsidR="005E61E1">
        <w:t>Tavoite</w:t>
      </w:r>
      <w:r w:rsidR="00D84E1B">
        <w:t xml:space="preserve"> ja suunnitelma</w:t>
      </w:r>
      <w:bookmarkEnd w:id="13"/>
    </w:p>
    <w:p w14:paraId="4EC951F9" w14:textId="50F6F82F" w:rsidR="000B5AAC" w:rsidRDefault="0066175E">
      <w:r>
        <w:t>Tavoitteena o</w:t>
      </w:r>
      <w:r w:rsidR="009764A3">
        <w:t>li</w:t>
      </w:r>
      <w:r>
        <w:t xml:space="preserve"> </w:t>
      </w:r>
      <w:r w:rsidR="00246230">
        <w:t>kehittää toimiva kastel</w:t>
      </w:r>
      <w:r w:rsidR="009764A3">
        <w:t>u</w:t>
      </w:r>
      <w:r w:rsidR="00970DBF">
        <w:t>robotti,</w:t>
      </w:r>
      <w:r w:rsidR="00246230">
        <w:t xml:space="preserve"> joka </w:t>
      </w:r>
      <w:r w:rsidR="002E6806">
        <w:t>mahdollistaisi,</w:t>
      </w:r>
      <w:r w:rsidR="00F21B70">
        <w:t xml:space="preserve"> e</w:t>
      </w:r>
      <w:r w:rsidR="00660CF9">
        <w:t xml:space="preserve">ttei ihmisen tarvitse kastella itse kasveja. </w:t>
      </w:r>
      <w:r w:rsidR="009764A3">
        <w:t>T</w:t>
      </w:r>
      <w:r w:rsidR="00660CF9">
        <w:t xml:space="preserve">ärkeää </w:t>
      </w:r>
      <w:r w:rsidR="009764A3">
        <w:t>oli</w:t>
      </w:r>
      <w:r w:rsidR="002E6806">
        <w:t>,</w:t>
      </w:r>
      <w:r w:rsidR="00175A42">
        <w:t xml:space="preserve"> ettei kasvit </w:t>
      </w:r>
      <w:r w:rsidR="009764A3">
        <w:t>kuihtuisi</w:t>
      </w:r>
      <w:r w:rsidR="00F105F6">
        <w:t>,</w:t>
      </w:r>
      <w:r w:rsidR="00175A42">
        <w:t xml:space="preserve"> kun </w:t>
      </w:r>
      <w:r w:rsidR="00133C9A">
        <w:t>viljelijä</w:t>
      </w:r>
      <w:r w:rsidR="00175A42">
        <w:t xml:space="preserve"> on muuall</w:t>
      </w:r>
      <w:r w:rsidR="00660CF9">
        <w:t>a</w:t>
      </w:r>
      <w:r w:rsidR="001860EC">
        <w:t>.</w:t>
      </w:r>
      <w:r w:rsidR="002E6806">
        <w:t xml:space="preserve"> Tavoitteena oli </w:t>
      </w:r>
      <w:r w:rsidR="008005AD">
        <w:t>myös, että laite on kohtuu hintainen rakentaa</w:t>
      </w:r>
      <w:r w:rsidR="0075774E">
        <w:t xml:space="preserve"> </w:t>
      </w:r>
      <w:r w:rsidR="0025742A">
        <w:t xml:space="preserve">ja </w:t>
      </w:r>
      <w:r w:rsidR="0075774E">
        <w:t xml:space="preserve">kuluttaisi </w:t>
      </w:r>
      <w:r w:rsidR="0025742A">
        <w:t>vähän</w:t>
      </w:r>
      <w:r w:rsidR="0075774E">
        <w:t xml:space="preserve"> energiaa</w:t>
      </w:r>
      <w:r w:rsidR="002E6806">
        <w:t xml:space="preserve">. </w:t>
      </w:r>
    </w:p>
    <w:p w14:paraId="0EEA1A1E" w14:textId="77777777" w:rsidR="004445CF" w:rsidRDefault="004445CF" w:rsidP="004445CF">
      <w:r>
        <w:t>Ensiksi ajattelin suunnitella laitteen ja sen kotelon. Seuraavaksi tekisin alustavan koodin projektille.</w:t>
      </w:r>
    </w:p>
    <w:p w14:paraId="45F8A7E6" w14:textId="77777777" w:rsidR="004445CF" w:rsidRDefault="004445CF" w:rsidP="004445CF">
      <w:r>
        <w:t>Koodin jälkeen ostaisin tuotteet, jotka tarvitsisin. Sitten kun saisin laitteen osat kasaisin niistä prototyypin millä testaisin koodini toimivuuden. Laitteen osien yhdistämisen jälkeen kasaisin kotelon.</w:t>
      </w:r>
    </w:p>
    <w:p w14:paraId="004FC2A0" w14:textId="6DBCF561" w:rsidR="004445CF" w:rsidRDefault="004445CF" w:rsidP="00257AA0">
      <w:r>
        <w:t>Viimeiseksi tekisin tutkimuksen ja merkitsisin kaikki tiedot talteen tutkimuksesta</w:t>
      </w:r>
      <w:r w:rsidR="00257AA0">
        <w:t>.</w:t>
      </w:r>
    </w:p>
    <w:p w14:paraId="682F6CA8" w14:textId="037BEA8E" w:rsidR="006D2586" w:rsidRDefault="003F5366" w:rsidP="00545B6C">
      <w:pPr>
        <w:pStyle w:val="Otsikko2"/>
      </w:pPr>
      <w:bookmarkStart w:id="14" w:name="_Toc193627172"/>
      <w:r>
        <w:t xml:space="preserve">4. </w:t>
      </w:r>
      <w:r w:rsidR="006D2586">
        <w:t>Automaatio</w:t>
      </w:r>
      <w:bookmarkEnd w:id="14"/>
    </w:p>
    <w:p w14:paraId="29E47AA9" w14:textId="77777777" w:rsidR="000347A8" w:rsidRDefault="00BD6735">
      <w:r>
        <w:t xml:space="preserve">Automaatio on tietokoneen </w:t>
      </w:r>
      <w:r w:rsidR="000859B9">
        <w:t xml:space="preserve">ja robottien käyttöä </w:t>
      </w:r>
      <w:r w:rsidR="00BD4150">
        <w:t>koneiden ja prosessien ohjaamiseen</w:t>
      </w:r>
      <w:r w:rsidR="00491C47">
        <w:t>.</w:t>
      </w:r>
      <w:r w:rsidR="00135669">
        <w:t xml:space="preserve"> Automaatio</w:t>
      </w:r>
      <w:r w:rsidR="00BD4150">
        <w:t xml:space="preserve"> korvaava</w:t>
      </w:r>
      <w:r w:rsidR="00135669">
        <w:t>t</w:t>
      </w:r>
      <w:r w:rsidR="00BD4150">
        <w:t xml:space="preserve"> ihmisen </w:t>
      </w:r>
      <w:r w:rsidR="0043526D">
        <w:t xml:space="preserve">suorittaessaan tiettyjä </w:t>
      </w:r>
      <w:r w:rsidR="00680062">
        <w:t>toistuvia toimintoja.</w:t>
      </w:r>
      <w:r w:rsidR="00613829">
        <w:t xml:space="preserve"> </w:t>
      </w:r>
    </w:p>
    <w:p w14:paraId="5903C072" w14:textId="52D9CD6D" w:rsidR="000B5AAC" w:rsidRDefault="000E78F1">
      <w:r w:rsidRPr="000E78F1">
        <w:t>Teollisuusautomaation</w:t>
      </w:r>
      <w:r w:rsidR="00BB1479">
        <w:t xml:space="preserve"> alkuperäiset</w:t>
      </w:r>
      <w:r w:rsidRPr="000E78F1">
        <w:t xml:space="preserve"> </w:t>
      </w:r>
      <w:r w:rsidR="00FE29AF">
        <w:t xml:space="preserve">periaatteet </w:t>
      </w:r>
      <w:r w:rsidRPr="000E78F1">
        <w:t>olivat tuottavuuden lisääminen pidentämällä työaikoja j</w:t>
      </w:r>
      <w:r>
        <w:t xml:space="preserve">a vähentämällä </w:t>
      </w:r>
      <w:r w:rsidR="00BB1479">
        <w:t xml:space="preserve">työvoiman kustannuksia. Nykyisin </w:t>
      </w:r>
      <w:r w:rsidR="00FE29AF">
        <w:t xml:space="preserve">asiat ovat muuttuneet </w:t>
      </w:r>
      <w:r w:rsidR="00A11A55">
        <w:t xml:space="preserve">ja </w:t>
      </w:r>
      <w:r w:rsidR="00A11A55">
        <w:lastRenderedPageBreak/>
        <w:t xml:space="preserve">tärkeämpää on </w:t>
      </w:r>
      <w:r w:rsidR="00FA4462">
        <w:t xml:space="preserve">tuotteiden </w:t>
      </w:r>
      <w:r w:rsidR="00A11A55">
        <w:t>laatu</w:t>
      </w:r>
      <w:r w:rsidR="00985A96">
        <w:t xml:space="preserve"> ja muokattavuus.</w:t>
      </w:r>
      <w:r w:rsidR="00D66C32">
        <w:t xml:space="preserve"> </w:t>
      </w:r>
      <w:r w:rsidR="007416FD">
        <w:t>Automaatiota käytetään useissa eri aloissa</w:t>
      </w:r>
      <w:r w:rsidR="00E541C0">
        <w:t xml:space="preserve"> esim. tehta</w:t>
      </w:r>
      <w:r w:rsidR="00A81CC2">
        <w:t>issa</w:t>
      </w:r>
      <w:r w:rsidR="00E541C0">
        <w:t>, kuljetu</w:t>
      </w:r>
      <w:r w:rsidR="00A81CC2">
        <w:t>ksessa</w:t>
      </w:r>
      <w:r w:rsidR="00E541C0">
        <w:t xml:space="preserve">, </w:t>
      </w:r>
      <w:r w:rsidR="000347A8">
        <w:t>maan-</w:t>
      </w:r>
      <w:r w:rsidR="006B36A4">
        <w:t>puolustu</w:t>
      </w:r>
      <w:r w:rsidR="00A81CC2">
        <w:t>ksessa</w:t>
      </w:r>
      <w:r w:rsidR="00982B79">
        <w:t xml:space="preserve"> ja maatalou</w:t>
      </w:r>
      <w:r w:rsidR="00A81CC2">
        <w:t>dessa</w:t>
      </w:r>
      <w:r w:rsidR="00093067">
        <w:t>.</w:t>
      </w:r>
    </w:p>
    <w:p w14:paraId="3F115133" w14:textId="577469F8" w:rsidR="001D0F03" w:rsidRDefault="001D0F03">
      <w:r>
        <w:t xml:space="preserve">Yleensä kun puhutaan </w:t>
      </w:r>
      <w:r w:rsidR="00DD1D14">
        <w:t>automaatiosta,</w:t>
      </w:r>
      <w:r w:rsidR="008C5832">
        <w:t xml:space="preserve"> niin</w:t>
      </w:r>
      <w:r>
        <w:t xml:space="preserve"> ajatellaan </w:t>
      </w:r>
      <w:r w:rsidR="005E2B1B">
        <w:t>robotteja,</w:t>
      </w:r>
      <w:r>
        <w:t xml:space="preserve"> jotka toimivat tehtaissa tai </w:t>
      </w:r>
      <w:r w:rsidR="00194B73">
        <w:t>robottipölyimuria, mu</w:t>
      </w:r>
      <w:r w:rsidR="00147940">
        <w:t>t</w:t>
      </w:r>
      <w:r w:rsidR="00194B73">
        <w:t xml:space="preserve">ta </w:t>
      </w:r>
      <w:r w:rsidR="00F70117">
        <w:t>automa</w:t>
      </w:r>
      <w:r w:rsidR="008C5832">
        <w:t>atio</w:t>
      </w:r>
      <w:r w:rsidR="00194B73">
        <w:t xml:space="preserve"> </w:t>
      </w:r>
      <w:r w:rsidR="00F70117">
        <w:t>tarkoittaa</w:t>
      </w:r>
      <w:r w:rsidR="00194B73">
        <w:t xml:space="preserve"> </w:t>
      </w:r>
      <w:r w:rsidR="00DD1D14">
        <w:t>paljon muutakin</w:t>
      </w:r>
      <w:r w:rsidR="005E2B1B">
        <w:t>. A</w:t>
      </w:r>
      <w:r w:rsidR="00EA5FD9">
        <w:t xml:space="preserve">utomaatio </w:t>
      </w:r>
      <w:r w:rsidR="005E2B1B">
        <w:t xml:space="preserve">tarkoittaa esimerkiksi </w:t>
      </w:r>
      <w:r w:rsidR="00A9797A">
        <w:t>hissin toiminta</w:t>
      </w:r>
      <w:r w:rsidR="00147940">
        <w:t>a</w:t>
      </w:r>
      <w:r w:rsidR="00DB1FB3">
        <w:t>, kun ihminen painaa nappia</w:t>
      </w:r>
      <w:r w:rsidR="009D48F1">
        <w:t>.</w:t>
      </w:r>
      <w:r w:rsidR="00DB1FB3">
        <w:t xml:space="preserve"> </w:t>
      </w:r>
      <w:r w:rsidR="009D48F1">
        <w:t>H</w:t>
      </w:r>
      <w:r w:rsidR="00DB1FB3">
        <w:t>issi osaa mennä oikeaan kerrokseen</w:t>
      </w:r>
      <w:r w:rsidR="00CE4F40">
        <w:t xml:space="preserve"> automaattisesti</w:t>
      </w:r>
      <w:r w:rsidR="00DB1FB3">
        <w:t xml:space="preserve"> </w:t>
      </w:r>
      <w:r w:rsidR="006E737A">
        <w:t xml:space="preserve">ja kulkea </w:t>
      </w:r>
      <w:r w:rsidR="00DD1D14">
        <w:t>turvallisesti,</w:t>
      </w:r>
      <w:r w:rsidR="006E737A">
        <w:t xml:space="preserve"> ettei kukaan </w:t>
      </w:r>
      <w:r w:rsidR="00DD1D14">
        <w:t>vaarantuisi.</w:t>
      </w:r>
    </w:p>
    <w:p w14:paraId="03D43700" w14:textId="23102A65" w:rsidR="002027F0" w:rsidRDefault="003F5366" w:rsidP="00160137">
      <w:pPr>
        <w:pStyle w:val="Otsikko2"/>
      </w:pPr>
      <w:bookmarkStart w:id="15" w:name="_Toc193627173"/>
      <w:r>
        <w:t xml:space="preserve">5. </w:t>
      </w:r>
      <w:r w:rsidR="00160137">
        <w:t>Laitteen osat</w:t>
      </w:r>
      <w:bookmarkEnd w:id="15"/>
    </w:p>
    <w:p w14:paraId="315D111B" w14:textId="5CB339CD" w:rsidR="006D2586" w:rsidRDefault="003F5366" w:rsidP="00091FE7">
      <w:pPr>
        <w:pStyle w:val="Alaotsikko"/>
      </w:pPr>
      <w:bookmarkStart w:id="16" w:name="_Toc193627174"/>
      <w:r>
        <w:t xml:space="preserve">5.1 </w:t>
      </w:r>
      <w:r w:rsidR="006D2586">
        <w:t>Vesipumppu</w:t>
      </w:r>
      <w:bookmarkEnd w:id="16"/>
    </w:p>
    <w:p w14:paraId="35720A7C" w14:textId="581F721B" w:rsidR="00217D97" w:rsidRDefault="000C32F3">
      <w:r>
        <w:t>Pumppu koostuu kahdesta osasta</w:t>
      </w:r>
      <w:r w:rsidR="00426A5D">
        <w:t>:</w:t>
      </w:r>
      <w:r>
        <w:t xml:space="preserve"> moottorista ja </w:t>
      </w:r>
      <w:r w:rsidR="00131A95">
        <w:t>pumpusta</w:t>
      </w:r>
      <w:r w:rsidR="00363437">
        <w:t>. Työssäni moottori pyörittää</w:t>
      </w:r>
      <w:r w:rsidR="00524EC5">
        <w:t xml:space="preserve"> </w:t>
      </w:r>
      <w:r w:rsidR="002027F0">
        <w:t>siipiä,</w:t>
      </w:r>
      <w:r w:rsidR="00524EC5">
        <w:t xml:space="preserve"> jotka </w:t>
      </w:r>
      <w:r w:rsidR="00CD1F3C">
        <w:t xml:space="preserve">luovat </w:t>
      </w:r>
      <w:r w:rsidR="00C07532">
        <w:t xml:space="preserve">imun pumpun </w:t>
      </w:r>
      <w:r w:rsidR="00FD7A40">
        <w:t>navalle,</w:t>
      </w:r>
      <w:r w:rsidR="00C07532">
        <w:t xml:space="preserve"> jonka </w:t>
      </w:r>
      <w:r w:rsidR="00D476AF">
        <w:t>seurauksena</w:t>
      </w:r>
      <w:r w:rsidR="00C07532">
        <w:t xml:space="preserve"> </w:t>
      </w:r>
      <w:r w:rsidR="00D476AF">
        <w:t>neste syöksyy pumpun ulostuloaukosta putkeen.</w:t>
      </w:r>
      <w:r w:rsidR="00C729C3">
        <w:t xml:space="preserve"> </w:t>
      </w:r>
    </w:p>
    <w:p w14:paraId="6915B9FB" w14:textId="1D9EA5EF" w:rsidR="00E005CA" w:rsidRDefault="003F5366" w:rsidP="00E005CA">
      <w:pPr>
        <w:pStyle w:val="Alaotsikko"/>
      </w:pPr>
      <w:bookmarkStart w:id="17" w:name="_Toc193627175"/>
      <w:r>
        <w:t xml:space="preserve">5.2 </w:t>
      </w:r>
      <w:r w:rsidR="006A4AA7">
        <w:t>Tasavirta</w:t>
      </w:r>
      <w:r w:rsidR="00C43719">
        <w:t>sähköm</w:t>
      </w:r>
      <w:r w:rsidR="00E005CA">
        <w:t>oottori</w:t>
      </w:r>
      <w:bookmarkEnd w:id="17"/>
    </w:p>
    <w:p w14:paraId="16368186" w14:textId="6CA3B78E" w:rsidR="00217D97" w:rsidRDefault="00217D97">
      <w:r>
        <w:t>Käyt</w:t>
      </w:r>
      <w:r w:rsidR="007005FB">
        <w:t>in</w:t>
      </w:r>
      <w:r>
        <w:t xml:space="preserve"> pumpuissani kahta tasavirtamoottoria. </w:t>
      </w:r>
      <w:r w:rsidR="00697109">
        <w:t>K</w:t>
      </w:r>
      <w:r w:rsidR="00480988">
        <w:t xml:space="preserve">un </w:t>
      </w:r>
      <w:r w:rsidR="00A22C15">
        <w:t xml:space="preserve">käämiin syötetään virtaa se hylkii </w:t>
      </w:r>
      <w:r w:rsidR="0034119F">
        <w:t>magneettia</w:t>
      </w:r>
      <w:r w:rsidR="00992795">
        <w:t xml:space="preserve"> ja sen seurauksena moottori pyörii. </w:t>
      </w:r>
      <w:r w:rsidR="00A40700">
        <w:t>Magneetit on kiinnitetty roottoriin, joka on moottorin keskellä.</w:t>
      </w:r>
    </w:p>
    <w:p w14:paraId="707F0B53" w14:textId="702045AD" w:rsidR="002027F0" w:rsidRDefault="00260AB5">
      <w:r>
        <w:rPr>
          <w:noProof/>
        </w:rPr>
        <w:drawing>
          <wp:inline distT="0" distB="0" distL="0" distR="0" wp14:anchorId="2D67C3CB" wp14:editId="0CCD1940">
            <wp:extent cx="3914775" cy="2773811"/>
            <wp:effectExtent l="0" t="0" r="0" b="7620"/>
            <wp:docPr id="1201056497" name="Kuva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136" cy="278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7972" w14:textId="77777777" w:rsidR="00F65FC8" w:rsidRDefault="004B5E7F" w:rsidP="00F65FC8">
      <w:r>
        <w:t>Kuva</w:t>
      </w:r>
      <w:r w:rsidR="0071321B">
        <w:t xml:space="preserve"> </w:t>
      </w:r>
      <w:r w:rsidR="00020201">
        <w:t>1</w:t>
      </w:r>
      <w:r w:rsidR="0071321B">
        <w:t>.</w:t>
      </w:r>
      <w:r>
        <w:t xml:space="preserve"> </w:t>
      </w:r>
      <w:r w:rsidR="00020201">
        <w:t>P</w:t>
      </w:r>
      <w:r>
        <w:t>ure</w:t>
      </w:r>
      <w:r w:rsidR="00020201">
        <w:t xml:space="preserve">ttu </w:t>
      </w:r>
      <w:r w:rsidR="00D14496">
        <w:t>tasavirta</w:t>
      </w:r>
      <w:r w:rsidR="00020201">
        <w:t>moottori</w:t>
      </w:r>
    </w:p>
    <w:p w14:paraId="553D98F8" w14:textId="0C57AED3" w:rsidR="000014F1" w:rsidRDefault="003F5366" w:rsidP="00F65FC8">
      <w:pPr>
        <w:pStyle w:val="Alaotsikko"/>
      </w:pPr>
      <w:bookmarkStart w:id="18" w:name="_Toc193627176"/>
      <w:r>
        <w:t xml:space="preserve">5.3 </w:t>
      </w:r>
      <w:r w:rsidR="00EF5819">
        <w:t>Kapasitiivinen</w:t>
      </w:r>
      <w:r w:rsidR="00886FC7">
        <w:t xml:space="preserve"> </w:t>
      </w:r>
      <w:r w:rsidR="00EF5819">
        <w:t>maaperän kosteusanturi</w:t>
      </w:r>
      <w:bookmarkEnd w:id="18"/>
    </w:p>
    <w:p w14:paraId="36D09475" w14:textId="49B3E354" w:rsidR="007B08A5" w:rsidRDefault="000014F1">
      <w:r>
        <w:t xml:space="preserve">Kosteusanturi </w:t>
      </w:r>
      <w:r w:rsidR="00674543">
        <w:t>mittaa</w:t>
      </w:r>
      <w:r w:rsidR="00986AFA">
        <w:t>,</w:t>
      </w:r>
      <w:r w:rsidR="00674543">
        <w:t xml:space="preserve"> kuinka</w:t>
      </w:r>
      <w:r w:rsidR="0052670C">
        <w:t xml:space="preserve"> nopeasti sähkö pääsee </w:t>
      </w:r>
      <w:r w:rsidR="005D40FA">
        <w:t>hygroskooppisen dielek</w:t>
      </w:r>
      <w:r w:rsidR="00DA3A17">
        <w:t>trisen kalvon läpi</w:t>
      </w:r>
      <w:r w:rsidR="00BD3A9F">
        <w:t xml:space="preserve"> ja muuttaa </w:t>
      </w:r>
      <w:r w:rsidR="00674543">
        <w:t>ajan digitaaliseksi signaaliksi</w:t>
      </w:r>
      <w:r w:rsidR="0004280A">
        <w:t>, joka on mullan kosteus</w:t>
      </w:r>
      <w:r w:rsidR="007B08A5">
        <w:t xml:space="preserve">. </w:t>
      </w:r>
    </w:p>
    <w:p w14:paraId="2BB5CA5D" w14:textId="6C243EC8" w:rsidR="006C7DCB" w:rsidRDefault="003F5366" w:rsidP="00091FE7">
      <w:pPr>
        <w:pStyle w:val="Alaotsikko"/>
      </w:pPr>
      <w:bookmarkStart w:id="19" w:name="_Toc193627177"/>
      <w:r>
        <w:t xml:space="preserve">5.4 </w:t>
      </w:r>
      <w:r w:rsidR="00E67F7E">
        <w:t>Rele</w:t>
      </w:r>
      <w:bookmarkEnd w:id="19"/>
      <w:r w:rsidR="00E67F7E">
        <w:t xml:space="preserve"> </w:t>
      </w:r>
    </w:p>
    <w:p w14:paraId="119EE745" w14:textId="73290FE5" w:rsidR="00DD1D14" w:rsidRDefault="005C6C1D">
      <w:r w:rsidRPr="005C6C1D">
        <w:lastRenderedPageBreak/>
        <w:t>Rele on sähköisesti toimiva k</w:t>
      </w:r>
      <w:r>
        <w:t>ytkin</w:t>
      </w:r>
      <w:r w:rsidR="00C97D74">
        <w:t xml:space="preserve">. Releen toiminta perustuu sähkömagneettiin </w:t>
      </w:r>
      <w:r w:rsidR="006B4109">
        <w:t xml:space="preserve">ja käämiin. Kun käämiin syötetään virtaa </w:t>
      </w:r>
      <w:r w:rsidR="00314DDE">
        <w:t xml:space="preserve">käämi hylkii </w:t>
      </w:r>
      <w:r w:rsidR="00292AE8">
        <w:t>magneettia</w:t>
      </w:r>
      <w:r w:rsidR="00AB12B1">
        <w:t xml:space="preserve">. </w:t>
      </w:r>
      <w:r w:rsidR="00314DDE">
        <w:t xml:space="preserve"> </w:t>
      </w:r>
      <w:r w:rsidR="007764AC">
        <w:t xml:space="preserve">Käämiin </w:t>
      </w:r>
      <w:r w:rsidR="008A65FF">
        <w:t>on</w:t>
      </w:r>
      <w:r w:rsidR="007764AC">
        <w:t xml:space="preserve"> kytketty </w:t>
      </w:r>
      <w:r w:rsidR="00772E54">
        <w:t>levy,</w:t>
      </w:r>
      <w:r w:rsidR="008A65FF">
        <w:t xml:space="preserve"> joka kosketta</w:t>
      </w:r>
      <w:r w:rsidR="00772E54">
        <w:t>a</w:t>
      </w:r>
      <w:r w:rsidR="008A65FF">
        <w:t xml:space="preserve"> </w:t>
      </w:r>
      <w:r w:rsidR="00772E54">
        <w:t>tappia,</w:t>
      </w:r>
      <w:r w:rsidR="008A65FF">
        <w:t xml:space="preserve"> jolloin virta pääsee läpi</w:t>
      </w:r>
      <w:r w:rsidR="00772E54">
        <w:t>.</w:t>
      </w:r>
    </w:p>
    <w:p w14:paraId="363682E3" w14:textId="731A1FF6" w:rsidR="001D0F03" w:rsidRDefault="003F5366" w:rsidP="00091FE7">
      <w:pPr>
        <w:pStyle w:val="Alaotsikko"/>
      </w:pPr>
      <w:bookmarkStart w:id="20" w:name="_Toc193627178"/>
      <w:r>
        <w:t xml:space="preserve">5.5 </w:t>
      </w:r>
      <w:r w:rsidR="0079072A" w:rsidRPr="008A65FF">
        <w:t>NPN</w:t>
      </w:r>
      <w:r w:rsidR="00BE5B9F">
        <w:t>-</w:t>
      </w:r>
      <w:r w:rsidR="0079072A" w:rsidRPr="008A65FF">
        <w:t>transistori</w:t>
      </w:r>
      <w:bookmarkEnd w:id="20"/>
    </w:p>
    <w:p w14:paraId="38D14870" w14:textId="3033D7BA" w:rsidR="001D0F03" w:rsidRPr="008A65FF" w:rsidRDefault="00436278">
      <w:r>
        <w:t xml:space="preserve">Transistori on </w:t>
      </w:r>
      <w:r w:rsidR="005172A2">
        <w:t xml:space="preserve">puolijohdekomponentti. Transistori </w:t>
      </w:r>
      <w:r w:rsidR="00A55DF5">
        <w:t>valmistetaan yleensä piistä</w:t>
      </w:r>
      <w:r w:rsidR="00BE5B9F">
        <w:t>,</w:t>
      </w:r>
      <w:r w:rsidR="00A55DF5">
        <w:t xml:space="preserve"> mu</w:t>
      </w:r>
      <w:r w:rsidR="00BE5B9F">
        <w:t>t</w:t>
      </w:r>
      <w:r w:rsidR="00A55DF5">
        <w:t>ta</w:t>
      </w:r>
      <w:r w:rsidR="0082094A">
        <w:t xml:space="preserve"> se</w:t>
      </w:r>
      <w:r w:rsidR="00A55DF5">
        <w:t xml:space="preserve"> voidaan valmistaa myös </w:t>
      </w:r>
      <w:r w:rsidR="00D14496">
        <w:t>germanismista</w:t>
      </w:r>
      <w:r w:rsidR="00855059">
        <w:t xml:space="preserve">. Transistorin </w:t>
      </w:r>
      <w:r w:rsidR="00BB11EB">
        <w:t>toiminta</w:t>
      </w:r>
      <w:r w:rsidR="00855059">
        <w:t xml:space="preserve"> </w:t>
      </w:r>
      <w:r w:rsidR="009E6AD8">
        <w:t xml:space="preserve">perustuu </w:t>
      </w:r>
      <w:r w:rsidR="004E4753">
        <w:t>sähköiseen kytkimeen. K</w:t>
      </w:r>
      <w:r w:rsidR="00601EF3">
        <w:t xml:space="preserve">un </w:t>
      </w:r>
      <w:r w:rsidR="00046F7D">
        <w:t xml:space="preserve">laitteeseen syötetään </w:t>
      </w:r>
      <w:r w:rsidR="008527CC">
        <w:t>virtaa,</w:t>
      </w:r>
      <w:r w:rsidR="00046F7D">
        <w:t xml:space="preserve"> niin se </w:t>
      </w:r>
      <w:r w:rsidR="000549F4">
        <w:t>kytkee kytkimen päälle</w:t>
      </w:r>
      <w:r w:rsidR="003964B2">
        <w:t>,</w:t>
      </w:r>
      <w:r w:rsidR="000549F4">
        <w:t xml:space="preserve"> kun virtaa ei syötetä</w:t>
      </w:r>
      <w:r w:rsidR="0082094A">
        <w:t>,</w:t>
      </w:r>
      <w:r w:rsidR="000549F4">
        <w:t xml:space="preserve"> se kytkee kytkimen pois päältä.</w:t>
      </w:r>
    </w:p>
    <w:p w14:paraId="08F2AB36" w14:textId="0DAD3852" w:rsidR="002027F0" w:rsidRPr="008A65FF" w:rsidRDefault="004B5E7F">
      <w:r>
        <w:rPr>
          <w:noProof/>
        </w:rPr>
        <w:drawing>
          <wp:inline distT="0" distB="0" distL="0" distR="0" wp14:anchorId="100C86DC" wp14:editId="336C7794">
            <wp:extent cx="1190625" cy="1409700"/>
            <wp:effectExtent l="0" t="0" r="9525" b="0"/>
            <wp:docPr id="1315855454" name="Kuva 1" descr="Kuva, joka sisältää kohteen musta, pimeys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55454" name="Kuva 1" descr="Kuva, joka sisältää kohteen musta, pimeys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097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6B5B" w14:textId="1FF9D8B1" w:rsidR="002027F0" w:rsidRPr="008A65FF" w:rsidRDefault="00020201">
      <w:r>
        <w:t>Kuva</w:t>
      </w:r>
      <w:r w:rsidR="0071321B">
        <w:t xml:space="preserve"> </w:t>
      </w:r>
      <w:r>
        <w:t>2</w:t>
      </w:r>
      <w:r w:rsidR="0071321B">
        <w:t>.</w:t>
      </w:r>
      <w:r>
        <w:t xml:space="preserve"> </w:t>
      </w:r>
      <w:r w:rsidR="00476717">
        <w:t>NPN</w:t>
      </w:r>
      <w:r w:rsidR="003964B2">
        <w:t>-</w:t>
      </w:r>
      <w:r w:rsidR="00476717">
        <w:t xml:space="preserve">transistorin </w:t>
      </w:r>
      <w:r w:rsidR="00406330">
        <w:t>symb</w:t>
      </w:r>
      <w:r w:rsidR="003964B2">
        <w:t>o</w:t>
      </w:r>
      <w:r w:rsidR="00406330">
        <w:t>li</w:t>
      </w:r>
    </w:p>
    <w:p w14:paraId="0C550FB2" w14:textId="38BC3B25" w:rsidR="002027F0" w:rsidRPr="008A65FF" w:rsidRDefault="003F5366" w:rsidP="008B0825">
      <w:pPr>
        <w:pStyle w:val="Alaotsikko"/>
      </w:pPr>
      <w:bookmarkStart w:id="21" w:name="_Toc193627179"/>
      <w:r>
        <w:t xml:space="preserve">5.6 </w:t>
      </w:r>
      <w:r w:rsidR="008B0825">
        <w:t>Led</w:t>
      </w:r>
      <w:bookmarkEnd w:id="21"/>
    </w:p>
    <w:p w14:paraId="11B92502" w14:textId="643C9D9A" w:rsidR="002027F0" w:rsidRDefault="00E02CD1">
      <w:r>
        <w:t xml:space="preserve">Led </w:t>
      </w:r>
      <w:r w:rsidR="00DC0D6F">
        <w:t>eli</w:t>
      </w:r>
      <w:r>
        <w:t xml:space="preserve"> </w:t>
      </w:r>
      <w:r w:rsidR="003E076C">
        <w:t xml:space="preserve">valodiodi on </w:t>
      </w:r>
      <w:r w:rsidR="00731F01">
        <w:t>puolijohdekomponentti,</w:t>
      </w:r>
      <w:r w:rsidR="008527CC">
        <w:t xml:space="preserve"> joka pääs</w:t>
      </w:r>
      <w:r w:rsidR="00731F01">
        <w:t xml:space="preserve">tää </w:t>
      </w:r>
      <w:r w:rsidR="00AD64E0">
        <w:t>valoa,</w:t>
      </w:r>
      <w:r w:rsidR="00731F01">
        <w:t xml:space="preserve"> kun siihen johdetaan sähkövirta</w:t>
      </w:r>
      <w:r w:rsidR="00000AA9">
        <w:t>a</w:t>
      </w:r>
      <w:r w:rsidR="00F344E6">
        <w:t xml:space="preserve">. Led </w:t>
      </w:r>
      <w:r w:rsidR="00704948">
        <w:t>päästää virtaa läpi vain yhteen suuntaan.</w:t>
      </w:r>
      <w:r w:rsidR="008E183E">
        <w:t xml:space="preserve"> Ledien väri</w:t>
      </w:r>
      <w:r w:rsidR="00441CFA">
        <w:t xml:space="preserve"> määräytyy galliumyhdisteiden </w:t>
      </w:r>
      <w:r w:rsidR="00CB13D2">
        <w:t>määrä</w:t>
      </w:r>
      <w:r w:rsidR="005E147D">
        <w:t>stä</w:t>
      </w:r>
      <w:r w:rsidR="00A87297">
        <w:t>. Väriä</w:t>
      </w:r>
      <w:r w:rsidR="00CB13D2">
        <w:t xml:space="preserve"> vahvistetaan monesti samanvärisellä muovikalvolla.</w:t>
      </w:r>
    </w:p>
    <w:p w14:paraId="2F0DB584" w14:textId="1A40629D" w:rsidR="00CB13D2" w:rsidRPr="008A65FF" w:rsidRDefault="003F5366" w:rsidP="002433D7">
      <w:pPr>
        <w:pStyle w:val="Alaotsikko"/>
      </w:pPr>
      <w:bookmarkStart w:id="22" w:name="_Toc193627180"/>
      <w:r>
        <w:t xml:space="preserve">5.7 </w:t>
      </w:r>
      <w:r w:rsidR="002433D7">
        <w:t>Fotodiodi</w:t>
      </w:r>
      <w:bookmarkEnd w:id="22"/>
    </w:p>
    <w:p w14:paraId="0E8B4B9A" w14:textId="099EE2BA" w:rsidR="002027F0" w:rsidRDefault="00C672BA">
      <w:r>
        <w:t xml:space="preserve">Lyhyesti selitettynä </w:t>
      </w:r>
      <w:r w:rsidR="007E173A">
        <w:t xml:space="preserve">fotodiodi on herkkä diodi, joka muuntaa valon </w:t>
      </w:r>
      <w:r w:rsidR="004A71E2">
        <w:t>analogi</w:t>
      </w:r>
      <w:r w:rsidR="00932BC7">
        <w:t>siksi</w:t>
      </w:r>
      <w:r w:rsidR="000D2610">
        <w:t xml:space="preserve"> signaaleiksi</w:t>
      </w:r>
      <w:r w:rsidR="0018313B">
        <w:t>.</w:t>
      </w:r>
    </w:p>
    <w:p w14:paraId="7DADEB8A" w14:textId="1D83D9C6" w:rsidR="002027F0" w:rsidRDefault="003F5366" w:rsidP="00273C2A">
      <w:pPr>
        <w:pStyle w:val="Alaotsikko"/>
      </w:pPr>
      <w:bookmarkStart w:id="23" w:name="_Toc193627181"/>
      <w:r>
        <w:t xml:space="preserve">5.8 </w:t>
      </w:r>
      <w:r w:rsidR="00273C2A">
        <w:t>Painokytkin</w:t>
      </w:r>
      <w:bookmarkEnd w:id="23"/>
    </w:p>
    <w:p w14:paraId="2828C16E" w14:textId="692341B2" w:rsidR="00273C2A" w:rsidRDefault="00273C2A" w:rsidP="00273C2A">
      <w:r>
        <w:t xml:space="preserve">Painokytkin eli painike </w:t>
      </w:r>
      <w:r w:rsidR="00820129">
        <w:t>on sähkömekaaninen kytkin, joka päästää vir</w:t>
      </w:r>
      <w:r w:rsidR="005D013F">
        <w:t xml:space="preserve">ran </w:t>
      </w:r>
      <w:r w:rsidR="000032A7">
        <w:t>läpi,</w:t>
      </w:r>
      <w:r w:rsidR="005D013F">
        <w:t xml:space="preserve"> kun painiketta painetaan</w:t>
      </w:r>
      <w:r w:rsidR="000032A7">
        <w:t>.</w:t>
      </w:r>
    </w:p>
    <w:p w14:paraId="1F3FB7C8" w14:textId="0090C8B8" w:rsidR="00BB392B" w:rsidRDefault="003F5366" w:rsidP="00BB392B">
      <w:pPr>
        <w:pStyle w:val="Alaotsikko"/>
      </w:pPr>
      <w:bookmarkStart w:id="24" w:name="_Toc193627182"/>
      <w:r>
        <w:t xml:space="preserve">5.9 </w:t>
      </w:r>
      <w:r w:rsidR="00D51DC4">
        <w:t>Tietokoneen</w:t>
      </w:r>
      <w:r w:rsidR="000032A7">
        <w:t xml:space="preserve"> kello</w:t>
      </w:r>
      <w:bookmarkEnd w:id="24"/>
    </w:p>
    <w:p w14:paraId="7F32C314" w14:textId="0F235E1C" w:rsidR="00BB392B" w:rsidRDefault="006F6569" w:rsidP="00BB392B">
      <w:r>
        <w:t>Tietokone</w:t>
      </w:r>
      <w:r w:rsidR="008021B2">
        <w:t xml:space="preserve"> pitää itsensä</w:t>
      </w:r>
      <w:r w:rsidR="00E214CB">
        <w:t xml:space="preserve"> ajassa yleensä </w:t>
      </w:r>
      <w:r w:rsidR="00B65251" w:rsidRPr="00B65251">
        <w:t>kideoskillaattorilla</w:t>
      </w:r>
      <w:r w:rsidR="00B65251">
        <w:t xml:space="preserve">. </w:t>
      </w:r>
      <w:r w:rsidR="00825ECA">
        <w:t>K</w:t>
      </w:r>
      <w:r w:rsidR="00B65251" w:rsidRPr="00B65251">
        <w:t>ideoskillaattorilla</w:t>
      </w:r>
      <w:r w:rsidR="00B65251">
        <w:t xml:space="preserve"> toimiva kello heittää </w:t>
      </w:r>
      <w:r w:rsidR="003631BE">
        <w:t>enintään</w:t>
      </w:r>
      <w:r w:rsidR="007E1153">
        <w:t xml:space="preserve"> pari sekuntia vuorokaudessa</w:t>
      </w:r>
      <w:r w:rsidR="00800B4C">
        <w:t>.</w:t>
      </w:r>
      <w:r w:rsidR="0057265E">
        <w:t xml:space="preserve"> </w:t>
      </w:r>
      <w:r w:rsidR="001D7DF1">
        <w:t xml:space="preserve">Toimiakseen </w:t>
      </w:r>
      <w:r w:rsidR="00A8676D">
        <w:t>kello tarvitsee</w:t>
      </w:r>
      <w:r w:rsidR="00850EE4">
        <w:t xml:space="preserve"> virtaa. Tyypillisesti virtalähde on paristo</w:t>
      </w:r>
      <w:r w:rsidR="000C1B03">
        <w:t xml:space="preserve">, jolloin koneessa on paristovarmennettu </w:t>
      </w:r>
      <w:r w:rsidR="006C7EBF">
        <w:t>kello.</w:t>
      </w:r>
    </w:p>
    <w:p w14:paraId="245CAA4A" w14:textId="62FFB6E6" w:rsidR="00E35A98" w:rsidRDefault="00CA533E" w:rsidP="00627942">
      <w:r>
        <w:t>Unix-aika</w:t>
      </w:r>
      <w:r w:rsidR="00921489">
        <w:t xml:space="preserve"> on </w:t>
      </w:r>
      <w:r w:rsidR="00A07BE5">
        <w:t>useissa käyttöjärjestelmissä käytettävä tapa merkata aikaa</w:t>
      </w:r>
      <w:r w:rsidR="003C5678">
        <w:t>. A</w:t>
      </w:r>
      <w:r w:rsidR="008246E7">
        <w:t xml:space="preserve">ikaa lasketaan hetkestä </w:t>
      </w:r>
      <w:r w:rsidR="001E720C">
        <w:t xml:space="preserve">1.1.1970 </w:t>
      </w:r>
      <w:r w:rsidR="00E35A98">
        <w:t>sekunteina.</w:t>
      </w:r>
    </w:p>
    <w:p w14:paraId="16F322F9" w14:textId="38461E98" w:rsidR="00E35A98" w:rsidRDefault="003F5366" w:rsidP="00E35A98">
      <w:pPr>
        <w:pStyle w:val="Alaotsikko"/>
      </w:pPr>
      <w:bookmarkStart w:id="25" w:name="_Toc193627183"/>
      <w:r>
        <w:t xml:space="preserve">5.10 </w:t>
      </w:r>
      <w:r w:rsidR="00E35A98">
        <w:t>NPT-protokolla</w:t>
      </w:r>
      <w:bookmarkEnd w:id="25"/>
    </w:p>
    <w:p w14:paraId="56E292C3" w14:textId="6EB0E51A" w:rsidR="00E35A98" w:rsidRPr="00E35A98" w:rsidRDefault="00D166EA" w:rsidP="00E35A98">
      <w:r>
        <w:lastRenderedPageBreak/>
        <w:t xml:space="preserve">Hajautetuissa järjestelmissä </w:t>
      </w:r>
      <w:r w:rsidR="009828E6">
        <w:t>ja internetissä olevien laitteiden kellot pyritään pitämään samassa ajassa</w:t>
      </w:r>
      <w:r w:rsidR="00F264CD">
        <w:t>. Yleisin tapa pitää kellot samassa ajassa on NPT-protokolla.</w:t>
      </w:r>
      <w:r w:rsidR="00896F86">
        <w:t xml:space="preserve"> NPT-protokolla </w:t>
      </w:r>
      <w:r w:rsidR="00774DDB">
        <w:t>pohjautuu</w:t>
      </w:r>
      <w:r w:rsidR="00164C28">
        <w:t xml:space="preserve"> siihen</w:t>
      </w:r>
      <w:r w:rsidR="00774DDB">
        <w:t xml:space="preserve">, että on </w:t>
      </w:r>
      <w:r w:rsidR="003F5366">
        <w:t>atomikello,</w:t>
      </w:r>
      <w:r w:rsidR="00774DDB">
        <w:t xml:space="preserve"> </w:t>
      </w:r>
      <w:r w:rsidR="00065967">
        <w:t>josta</w:t>
      </w:r>
      <w:r w:rsidR="00774DDB">
        <w:t xml:space="preserve"> otetaan aikaa ja </w:t>
      </w:r>
      <w:r w:rsidR="005A70AA">
        <w:t>muut</w:t>
      </w:r>
      <w:r w:rsidR="00065967">
        <w:t xml:space="preserve"> laitteet</w:t>
      </w:r>
      <w:r w:rsidR="005A70AA">
        <w:t xml:space="preserve"> tallentavat sen ajan ja käyttävät sitä omien aikojen alkulähteenä.</w:t>
      </w:r>
    </w:p>
    <w:p w14:paraId="379263B2" w14:textId="09417115" w:rsidR="00035896" w:rsidRDefault="003F5366" w:rsidP="00160137">
      <w:pPr>
        <w:pStyle w:val="Alaotsikko"/>
      </w:pPr>
      <w:bookmarkStart w:id="26" w:name="_Toc193627184"/>
      <w:r>
        <w:t xml:space="preserve">5.11 </w:t>
      </w:r>
      <w:r w:rsidR="00035896">
        <w:t>Arduino</w:t>
      </w:r>
      <w:bookmarkEnd w:id="26"/>
    </w:p>
    <w:p w14:paraId="09B064BA" w14:textId="7E329193" w:rsidR="006C7EBF" w:rsidRDefault="00A53E7F" w:rsidP="006C7EBF">
      <w:r>
        <w:t>Ardui</w:t>
      </w:r>
      <w:r w:rsidR="00CB6F7A">
        <w:t xml:space="preserve">no on italialainen </w:t>
      </w:r>
      <w:r w:rsidR="00723801">
        <w:t>yritys,</w:t>
      </w:r>
      <w:r w:rsidR="00CB6F7A">
        <w:t xml:space="preserve"> joka valmistaa ja suunnittelee </w:t>
      </w:r>
      <w:r w:rsidR="00FB723C">
        <w:t>yksilevyis</w:t>
      </w:r>
      <w:r w:rsidR="00DC180E">
        <w:t>i</w:t>
      </w:r>
      <w:r w:rsidR="00FB723C">
        <w:t>ä mikrokont</w:t>
      </w:r>
      <w:r w:rsidR="00377782">
        <w:t>t</w:t>
      </w:r>
      <w:r w:rsidR="00FB723C">
        <w:t>rollere</w:t>
      </w:r>
      <w:r w:rsidR="00377782">
        <w:t>ita</w:t>
      </w:r>
      <w:r w:rsidR="00FB723C">
        <w:t xml:space="preserve"> ja mik</w:t>
      </w:r>
      <w:r w:rsidR="00214E78">
        <w:t>rokontrollerisarjoja</w:t>
      </w:r>
      <w:r w:rsidR="00723801">
        <w:t>. Ardu</w:t>
      </w:r>
      <w:r w:rsidR="00585140">
        <w:t xml:space="preserve">inon piirilevyssä on sarjoja </w:t>
      </w:r>
      <w:r w:rsidR="0065332D">
        <w:t>digitaalisia ja analogisia tulo</w:t>
      </w:r>
      <w:r w:rsidR="00377782">
        <w:t>-</w:t>
      </w:r>
      <w:r w:rsidR="0065332D">
        <w:t xml:space="preserve"> ja </w:t>
      </w:r>
      <w:r w:rsidR="0046570D">
        <w:t xml:space="preserve">lähtöliitäntöjä. Porttien avulla Arduino voidaan yhdistää </w:t>
      </w:r>
      <w:r w:rsidR="000B3BA4">
        <w:t>erilaisiin piirilevyihin</w:t>
      </w:r>
      <w:r w:rsidR="000F6A95">
        <w:t>, laitteisiin ja antureihin. Laitetta ohjataan joko USB</w:t>
      </w:r>
      <w:r w:rsidR="002645FF">
        <w:t>-</w:t>
      </w:r>
      <w:r w:rsidR="000F6A95">
        <w:t xml:space="preserve">portin kautta tai </w:t>
      </w:r>
      <w:r w:rsidR="00845602">
        <w:t>sarjaporttien kautta</w:t>
      </w:r>
      <w:r w:rsidR="002C75AB">
        <w:t>.</w:t>
      </w:r>
    </w:p>
    <w:p w14:paraId="09C64FBB" w14:textId="3332D3D9" w:rsidR="002C75AB" w:rsidRDefault="002C75AB" w:rsidP="006C7EBF">
      <w:r>
        <w:t>Arduinon kehitys alkaa vuodesta</w:t>
      </w:r>
      <w:r w:rsidR="002645FF">
        <w:t xml:space="preserve"> </w:t>
      </w:r>
      <w:r>
        <w:t>2005</w:t>
      </w:r>
      <w:r w:rsidR="002645FF">
        <w:t>.</w:t>
      </w:r>
      <w:r w:rsidR="00F07C17">
        <w:t xml:space="preserve"> Idea syntyi,</w:t>
      </w:r>
      <w:r>
        <w:t xml:space="preserve"> kun </w:t>
      </w:r>
      <w:r w:rsidR="0067263E">
        <w:t>italialainen Ivrean Interaction</w:t>
      </w:r>
      <w:r w:rsidR="00070E03">
        <w:t xml:space="preserve"> Desing Insituten </w:t>
      </w:r>
      <w:r w:rsidR="00FC53D1">
        <w:t>opiskelijoille</w:t>
      </w:r>
      <w:r w:rsidR="00722752">
        <w:t xml:space="preserve"> haluttiin uusi </w:t>
      </w:r>
      <w:r w:rsidR="00FC53D1">
        <w:t>oppimistyökalu.</w:t>
      </w:r>
      <w:r w:rsidR="005313E8">
        <w:t xml:space="preserve"> Tavoitteena oli luoda laite mikä </w:t>
      </w:r>
      <w:r w:rsidR="002E492A">
        <w:t xml:space="preserve">sopisi aloittelijoille, </w:t>
      </w:r>
      <w:r w:rsidR="00F44D53">
        <w:t>sekä</w:t>
      </w:r>
      <w:r w:rsidR="002E492A">
        <w:t xml:space="preserve"> ammattilais</w:t>
      </w:r>
      <w:r w:rsidR="00DD28B6">
        <w:t>ille.</w:t>
      </w:r>
      <w:r w:rsidR="002E492A">
        <w:t xml:space="preserve"> </w:t>
      </w:r>
      <w:r w:rsidR="00DD28B6">
        <w:t>Laitteen</w:t>
      </w:r>
      <w:r w:rsidR="002E492A">
        <w:t xml:space="preserve"> </w:t>
      </w:r>
      <w:r w:rsidR="00DD28B6">
        <w:t>tuli olla</w:t>
      </w:r>
      <w:r w:rsidR="002E492A">
        <w:t xml:space="preserve"> </w:t>
      </w:r>
      <w:r w:rsidR="000454B4">
        <w:t>edullinen ja helppo</w:t>
      </w:r>
      <w:r w:rsidR="003420D4">
        <w:t xml:space="preserve"> </w:t>
      </w:r>
      <w:r w:rsidR="000454B4">
        <w:t>tapa luoda</w:t>
      </w:r>
      <w:r w:rsidR="003420D4">
        <w:t xml:space="preserve"> uusia laitteita</w:t>
      </w:r>
      <w:r w:rsidR="00442828">
        <w:t xml:space="preserve">. Arduinoon haluttiin kytkeä </w:t>
      </w:r>
      <w:r w:rsidR="00E91B18">
        <w:t xml:space="preserve">antureita ja toimilaitteita, jotka olisivat </w:t>
      </w:r>
      <w:r w:rsidR="00803A46">
        <w:t>ympäristön kanssa</w:t>
      </w:r>
      <w:r w:rsidR="008A18EC">
        <w:t xml:space="preserve"> teke</w:t>
      </w:r>
      <w:r w:rsidR="00DF5046">
        <w:t>mi</w:t>
      </w:r>
      <w:r w:rsidR="00A96ADF">
        <w:t>sissä.</w:t>
      </w:r>
    </w:p>
    <w:p w14:paraId="3E2987E8" w14:textId="4BC37346" w:rsidR="00AF29BA" w:rsidRPr="006C7EBF" w:rsidRDefault="00506550" w:rsidP="006C7EBF">
      <w:r>
        <w:t>Arduin</w:t>
      </w:r>
      <w:r w:rsidR="00CE6F30">
        <w:t>o</w:t>
      </w:r>
      <w:r w:rsidR="00D91707">
        <w:t xml:space="preserve"> </w:t>
      </w:r>
      <w:r w:rsidR="003C4D97">
        <w:t xml:space="preserve">koostuu </w:t>
      </w:r>
      <w:r w:rsidR="00CE6F30">
        <w:t>y</w:t>
      </w:r>
      <w:r w:rsidR="003C4D97">
        <w:t>leensä A</w:t>
      </w:r>
      <w:r w:rsidR="00922AFB">
        <w:t xml:space="preserve">tmelin 8-bittisisestä </w:t>
      </w:r>
      <w:r w:rsidR="008D0643">
        <w:t>AVR-</w:t>
      </w:r>
      <w:r w:rsidR="00320DE9">
        <w:t>mikro</w:t>
      </w:r>
      <w:r w:rsidR="008D0643">
        <w:t xml:space="preserve">-ohjaimesta, mutta esimerkiksi </w:t>
      </w:r>
      <w:r w:rsidR="00320DE9">
        <w:t>Arduino</w:t>
      </w:r>
      <w:r w:rsidR="008D0643">
        <w:t xml:space="preserve"> uno r4 wifi versiossa käytetään </w:t>
      </w:r>
      <w:r w:rsidR="00185E23">
        <w:t xml:space="preserve">Cortex-M4 </w:t>
      </w:r>
      <w:r w:rsidR="00740B72">
        <w:t>suoritinta,</w:t>
      </w:r>
      <w:r w:rsidR="00185E23">
        <w:t xml:space="preserve"> </w:t>
      </w:r>
      <w:r w:rsidR="00A55CA3">
        <w:t>joka on 32-bittinen</w:t>
      </w:r>
      <w:r w:rsidR="00617B9F">
        <w:t>.</w:t>
      </w:r>
      <w:r w:rsidR="006616C2">
        <w:t xml:space="preserve"> </w:t>
      </w:r>
      <w:r w:rsidR="00617B9F">
        <w:t>V</w:t>
      </w:r>
      <w:r w:rsidR="006616C2">
        <w:t xml:space="preserve">ersiossa on myös toinen suoritin </w:t>
      </w:r>
      <w:r w:rsidR="00320DE9">
        <w:t>verkko</w:t>
      </w:r>
      <w:r w:rsidR="006616C2">
        <w:t xml:space="preserve"> ominaisuuksia </w:t>
      </w:r>
      <w:r w:rsidR="00740B72">
        <w:t>varten,</w:t>
      </w:r>
      <w:r w:rsidR="006616C2">
        <w:t xml:space="preserve"> </w:t>
      </w:r>
      <w:r w:rsidR="00237C37">
        <w:t>jonka nimi on ESP32-S3</w:t>
      </w:r>
      <w:r w:rsidR="008353CD">
        <w:t>.</w:t>
      </w:r>
    </w:p>
    <w:p w14:paraId="05B351A0" w14:textId="11DB203C" w:rsidR="00FA36D7" w:rsidRDefault="003F5366" w:rsidP="00740B72">
      <w:pPr>
        <w:pStyle w:val="Alaotsikko"/>
      </w:pPr>
      <w:bookmarkStart w:id="27" w:name="_Toc193627185"/>
      <w:r>
        <w:t xml:space="preserve">5.12 </w:t>
      </w:r>
      <w:r w:rsidR="00740B72">
        <w:t>Tietokoneavusteinen suunnittelu</w:t>
      </w:r>
      <w:bookmarkEnd w:id="27"/>
    </w:p>
    <w:p w14:paraId="2C371FC7" w14:textId="75B1111A" w:rsidR="00740B72" w:rsidRDefault="00F76BF7" w:rsidP="00F76BF7">
      <w:r>
        <w:t>Tietokoneavusteinen suunnittelu eli CAD</w:t>
      </w:r>
      <w:r w:rsidR="0074011A">
        <w:t xml:space="preserve"> on tietokoneen käyttöä apuvälineenä jonkun asian </w:t>
      </w:r>
      <w:r w:rsidR="005F1C40">
        <w:t xml:space="preserve">suunnittelussa. </w:t>
      </w:r>
      <w:r w:rsidR="005E576C">
        <w:t xml:space="preserve">CAD nimitys perustuu </w:t>
      </w:r>
      <w:r w:rsidR="00A5463C">
        <w:t>ohjelmistoon</w:t>
      </w:r>
      <w:r w:rsidR="005E576C">
        <w:t xml:space="preserve"> ja </w:t>
      </w:r>
      <w:r w:rsidR="009C1B6C">
        <w:t>aiemmin</w:t>
      </w:r>
      <w:r w:rsidR="00A5463C">
        <w:t xml:space="preserve"> </w:t>
      </w:r>
      <w:r w:rsidR="00615C97">
        <w:t>myös</w:t>
      </w:r>
      <w:r w:rsidR="00A5463C">
        <w:t xml:space="preserve"> laitteisto</w:t>
      </w:r>
      <w:r w:rsidR="00615C97">
        <w:t>n</w:t>
      </w:r>
      <w:r w:rsidR="00A5463C">
        <w:t xml:space="preserve"> </w:t>
      </w:r>
      <w:r w:rsidR="00D90D7E">
        <w:t>digitaalisten</w:t>
      </w:r>
      <w:r w:rsidR="00A5463C">
        <w:t xml:space="preserve"> mallien tekoon </w:t>
      </w:r>
      <w:r w:rsidR="00D90D7E">
        <w:t>fyysisestä kappaleesta</w:t>
      </w:r>
      <w:r w:rsidR="003E7D0E">
        <w:t xml:space="preserve">. CAD kehitettiin korjaamaan </w:t>
      </w:r>
      <w:r w:rsidR="00687BBB">
        <w:t>käsikirjoituksen</w:t>
      </w:r>
      <w:r w:rsidR="003E7D0E">
        <w:t xml:space="preserve"> </w:t>
      </w:r>
      <w:r w:rsidR="00687BBB">
        <w:t>epäkäytännöllisyyttä.</w:t>
      </w:r>
    </w:p>
    <w:p w14:paraId="54E29F49" w14:textId="1C4A1D24" w:rsidR="004F2000" w:rsidRPr="00740B72" w:rsidRDefault="00F51F68" w:rsidP="00F76BF7">
      <w:r>
        <w:t>CAD-s</w:t>
      </w:r>
      <w:r w:rsidR="006E26CF">
        <w:t xml:space="preserve">uunnittelussa käytetään mukana myös erilaisia </w:t>
      </w:r>
      <w:r w:rsidR="00A74040">
        <w:t>simulaati</w:t>
      </w:r>
      <w:r w:rsidR="00314B8E">
        <w:t>o</w:t>
      </w:r>
      <w:r w:rsidR="00857E08">
        <w:t>ita</w:t>
      </w:r>
      <w:r w:rsidR="00A74040">
        <w:t xml:space="preserve">. Simulointiin </w:t>
      </w:r>
      <w:r w:rsidR="00314B8E">
        <w:t xml:space="preserve">on tuotettu sovelluksia 1990-luvulta </w:t>
      </w:r>
      <w:r>
        <w:t>alkaen</w:t>
      </w:r>
      <w:r w:rsidR="00A21E38">
        <w:t>. Erilaisia simulaatioita tehdään esimerkiksi sähköjärjestelmistä</w:t>
      </w:r>
      <w:r w:rsidR="00FE1BB8">
        <w:t>, rakennuksen paloturvallisuudesta, kemiallisista reaktioista</w:t>
      </w:r>
      <w:r w:rsidR="0057385C">
        <w:t xml:space="preserve"> ja lentokoneiden toiminnasta.</w:t>
      </w:r>
    </w:p>
    <w:p w14:paraId="648315D7" w14:textId="5DD32FD4" w:rsidR="00160137" w:rsidRDefault="003F5366" w:rsidP="00160137">
      <w:pPr>
        <w:pStyle w:val="Alaotsikko"/>
      </w:pPr>
      <w:bookmarkStart w:id="28" w:name="_Toc193627186"/>
      <w:r>
        <w:t xml:space="preserve">5.13 </w:t>
      </w:r>
      <w:r w:rsidR="003256D5">
        <w:t>Muuntaja</w:t>
      </w:r>
      <w:bookmarkEnd w:id="28"/>
    </w:p>
    <w:p w14:paraId="2DF6BA99" w14:textId="597DD88A" w:rsidR="00C32082" w:rsidRPr="0057385C" w:rsidRDefault="00EC0537" w:rsidP="0057385C">
      <w:r>
        <w:t xml:space="preserve">Muuntaja on </w:t>
      </w:r>
      <w:r w:rsidR="007561C7">
        <w:t>sähkömagneettinen</w:t>
      </w:r>
      <w:r w:rsidR="00F33083">
        <w:t xml:space="preserve"> </w:t>
      </w:r>
      <w:r w:rsidR="00123FF9">
        <w:t>laite,</w:t>
      </w:r>
      <w:r w:rsidR="00F33083">
        <w:t xml:space="preserve"> jolla muutetaan vaihtosähkön jännitettä tai </w:t>
      </w:r>
      <w:r w:rsidR="00972DF2">
        <w:t xml:space="preserve">muutetaan </w:t>
      </w:r>
      <w:r w:rsidR="00F771C9">
        <w:t xml:space="preserve">virta toiseksi </w:t>
      </w:r>
      <w:r w:rsidR="00123FF9">
        <w:t xml:space="preserve">saman taajuiseksi jännitteeksi tai virraksi. </w:t>
      </w:r>
      <w:r w:rsidR="00105420">
        <w:t xml:space="preserve">Yksinkertaisessa </w:t>
      </w:r>
      <w:r w:rsidR="00896471">
        <w:t xml:space="preserve">muuntajassa on kaksi </w:t>
      </w:r>
      <w:r w:rsidR="00A0496E">
        <w:t>käämiä,</w:t>
      </w:r>
      <w:r w:rsidR="00F47723">
        <w:t xml:space="preserve"> jotka ovat eristetty toisistaan</w:t>
      </w:r>
      <w:r w:rsidR="00627C71">
        <w:t xml:space="preserve"> </w:t>
      </w:r>
      <w:r w:rsidR="0051613F">
        <w:t>rauta</w:t>
      </w:r>
      <w:r w:rsidR="00627C71">
        <w:t>sydämen ympärill</w:t>
      </w:r>
      <w:r w:rsidR="0051613F">
        <w:t>e</w:t>
      </w:r>
      <w:r w:rsidR="00627C71">
        <w:t xml:space="preserve">. </w:t>
      </w:r>
      <w:r w:rsidR="003641F1">
        <w:t>Käämien nimet ovat ensiökäämi ja toisiokäämi</w:t>
      </w:r>
      <w:r w:rsidR="008048F9">
        <w:t>.</w:t>
      </w:r>
    </w:p>
    <w:p w14:paraId="73E6A60F" w14:textId="5BBF23C3" w:rsidR="00160137" w:rsidRDefault="003F5366" w:rsidP="00541F01">
      <w:pPr>
        <w:pStyle w:val="Alaotsikko"/>
      </w:pPr>
      <w:bookmarkStart w:id="29" w:name="_Toc193627187"/>
      <w:r>
        <w:t xml:space="preserve">5.14 </w:t>
      </w:r>
      <w:r w:rsidR="00AE5C61">
        <w:t>Vastus</w:t>
      </w:r>
      <w:r w:rsidR="00C32082">
        <w:t>l</w:t>
      </w:r>
      <w:r w:rsidR="00160137">
        <w:t>ämpötila</w:t>
      </w:r>
      <w:r w:rsidR="00C32082">
        <w:t>-</w:t>
      </w:r>
      <w:r w:rsidR="00160137">
        <w:t>anturi</w:t>
      </w:r>
      <w:bookmarkEnd w:id="29"/>
    </w:p>
    <w:p w14:paraId="411131C3" w14:textId="52FD8CEE" w:rsidR="00524CB8" w:rsidRPr="00D943AF" w:rsidRDefault="00F9054D" w:rsidP="00F9054D">
      <w:r w:rsidRPr="00D943AF">
        <w:t xml:space="preserve">Anturi on </w:t>
      </w:r>
      <w:r w:rsidR="00524CB8" w:rsidRPr="00D943AF">
        <w:t>termistori,</w:t>
      </w:r>
      <w:r w:rsidR="00582168">
        <w:t xml:space="preserve"> jolla mitataan lämpöä. Vastuksen resistanssi laskee </w:t>
      </w:r>
      <w:r w:rsidR="00842906">
        <w:t>3–5 %</w:t>
      </w:r>
      <w:r w:rsidR="00582168">
        <w:t xml:space="preserve"> astetta kohti</w:t>
      </w:r>
      <w:r w:rsidR="00524CB8">
        <w:t>. Anturin resistanssista lasketaan lämpötila.</w:t>
      </w:r>
    </w:p>
    <w:p w14:paraId="0D48D008" w14:textId="52402827" w:rsidR="00541F01" w:rsidRDefault="003F5366" w:rsidP="00541F01">
      <w:pPr>
        <w:pStyle w:val="Alaotsikko"/>
      </w:pPr>
      <w:bookmarkStart w:id="30" w:name="_Toc193627188"/>
      <w:r>
        <w:lastRenderedPageBreak/>
        <w:t xml:space="preserve">5.15 </w:t>
      </w:r>
      <w:r w:rsidR="00534DA4">
        <w:t>L</w:t>
      </w:r>
      <w:r w:rsidR="00541F01" w:rsidRPr="00D943AF">
        <w:t>ego</w:t>
      </w:r>
      <w:r w:rsidR="00534DA4">
        <w:t>t</w:t>
      </w:r>
      <w:r w:rsidR="00AB3BC6">
        <w:t xml:space="preserve"> ja </w:t>
      </w:r>
      <w:r w:rsidR="00534DA4">
        <w:t>D</w:t>
      </w:r>
      <w:r w:rsidR="00541F01" w:rsidRPr="00D943AF">
        <w:t>uplot</w:t>
      </w:r>
      <w:bookmarkEnd w:id="30"/>
    </w:p>
    <w:p w14:paraId="56038392" w14:textId="6A06E345" w:rsidR="00524CB8" w:rsidRDefault="00310B1F" w:rsidP="00524CB8">
      <w:r w:rsidRPr="00D2603B">
        <w:t>Lego</w:t>
      </w:r>
      <w:r w:rsidR="00BC18E8">
        <w:t>t</w:t>
      </w:r>
      <w:r w:rsidRPr="00D2603B">
        <w:t xml:space="preserve"> </w:t>
      </w:r>
      <w:r w:rsidR="00D2603B" w:rsidRPr="00D2603B">
        <w:t>o</w:t>
      </w:r>
      <w:r w:rsidR="00BC18E8">
        <w:t>vat</w:t>
      </w:r>
      <w:r w:rsidR="00D2603B" w:rsidRPr="00D2603B">
        <w:t xml:space="preserve"> Lego Groupin valmi</w:t>
      </w:r>
      <w:r w:rsidR="00D2603B">
        <w:t>stam</w:t>
      </w:r>
      <w:r w:rsidR="00BE4F72">
        <w:t>ia rakennuspalikoita</w:t>
      </w:r>
      <w:r w:rsidR="00842906">
        <w:t xml:space="preserve">. Legot </w:t>
      </w:r>
      <w:r w:rsidR="00EE75DE">
        <w:t>ovat kestäviä</w:t>
      </w:r>
      <w:r w:rsidR="00BC18E8">
        <w:t>. Legot</w:t>
      </w:r>
      <w:r w:rsidR="006D43C6">
        <w:t xml:space="preserve"> kestävät vuosikymmeniä jopa satoja vuosia samanlaisina.</w:t>
      </w:r>
      <w:r w:rsidR="004674FB">
        <w:t xml:space="preserve"> </w:t>
      </w:r>
      <w:r w:rsidR="00896FD8">
        <w:t xml:space="preserve">Duplot ovat pienemmille lapsille tarkoitettuja isokokoisia </w:t>
      </w:r>
      <w:r w:rsidR="000B610F">
        <w:t>L</w:t>
      </w:r>
      <w:r w:rsidR="00896FD8">
        <w:t>ego</w:t>
      </w:r>
      <w:r w:rsidR="000B610F">
        <w:t>-</w:t>
      </w:r>
      <w:r w:rsidR="00896FD8">
        <w:t>palikoita</w:t>
      </w:r>
      <w:r w:rsidR="00D11E88">
        <w:t xml:space="preserve">. </w:t>
      </w:r>
      <w:r w:rsidR="00B94727">
        <w:t xml:space="preserve">Duploja ja </w:t>
      </w:r>
      <w:r w:rsidR="00382EE6">
        <w:t>L</w:t>
      </w:r>
      <w:r w:rsidR="00B94727">
        <w:t>ego</w:t>
      </w:r>
      <w:r w:rsidR="00382EE6">
        <w:t>-</w:t>
      </w:r>
      <w:r w:rsidR="00B94727">
        <w:t xml:space="preserve">palikoita voidaan käyttää </w:t>
      </w:r>
      <w:r w:rsidR="0075040D">
        <w:t>yhteen,</w:t>
      </w:r>
      <w:r w:rsidR="00EF0AFC">
        <w:t xml:space="preserve"> jolloin on helpompi tehdä </w:t>
      </w:r>
      <w:r w:rsidR="00861B9C">
        <w:t>isompia rakennelmia.</w:t>
      </w:r>
    </w:p>
    <w:p w14:paraId="798A05EF" w14:textId="16AF61D3" w:rsidR="005A4D6D" w:rsidRDefault="005A4D6D" w:rsidP="005A4D6D">
      <w:pPr>
        <w:pStyle w:val="Alaotsikko"/>
      </w:pPr>
      <w:bookmarkStart w:id="31" w:name="_Toc193627189"/>
      <w:r>
        <w:t>5.16 Arduino Cloud</w:t>
      </w:r>
      <w:bookmarkEnd w:id="31"/>
    </w:p>
    <w:p w14:paraId="374BBACD" w14:textId="23C37DBD" w:rsidR="005A4D6D" w:rsidRPr="005A4D6D" w:rsidRDefault="0008319F" w:rsidP="005A4D6D">
      <w:r>
        <w:t>Arduino cloud on pilvipoh</w:t>
      </w:r>
    </w:p>
    <w:p w14:paraId="17747D81" w14:textId="2F7CABFD" w:rsidR="00541F01" w:rsidRDefault="003F5366" w:rsidP="00745351">
      <w:pPr>
        <w:pStyle w:val="Otsikko2"/>
      </w:pPr>
      <w:bookmarkStart w:id="32" w:name="_Toc193627190"/>
      <w:r>
        <w:t xml:space="preserve">6. </w:t>
      </w:r>
      <w:r w:rsidR="00541F01">
        <w:t>Palkokasvit/herne</w:t>
      </w:r>
      <w:bookmarkEnd w:id="32"/>
    </w:p>
    <w:p w14:paraId="3502471D" w14:textId="4E7D9E68" w:rsidR="00541F01" w:rsidRDefault="00B26B7A" w:rsidP="00541F01">
      <w:r>
        <w:t xml:space="preserve">Herne on </w:t>
      </w:r>
      <w:r w:rsidR="00E34F3E">
        <w:t xml:space="preserve">hernekasvien heimoon kuuluva vanha viljelykasvi. </w:t>
      </w:r>
      <w:r w:rsidR="00EE5706">
        <w:t>H</w:t>
      </w:r>
      <w:r w:rsidR="00E34F3E">
        <w:t>ernettä käytetään ihmisen sekä karjan ravintona.</w:t>
      </w:r>
      <w:r w:rsidR="00617B9F">
        <w:t xml:space="preserve"> </w:t>
      </w:r>
      <w:r w:rsidR="00E741BA">
        <w:t>Suomessa herneen kasvu on lähtenyt suureen nousuun vuode</w:t>
      </w:r>
      <w:r w:rsidR="00EE5706">
        <w:t>n</w:t>
      </w:r>
      <w:r w:rsidR="00E741BA">
        <w:t xml:space="preserve"> 2013 jälkeen.</w:t>
      </w:r>
    </w:p>
    <w:p w14:paraId="32861E06" w14:textId="67E8D862" w:rsidR="00F364BC" w:rsidRDefault="00F364BC" w:rsidP="00541F01">
      <w:r>
        <w:t xml:space="preserve">Herne on hyvin </w:t>
      </w:r>
      <w:r w:rsidR="00231832">
        <w:t>protei</w:t>
      </w:r>
      <w:r w:rsidR="00CA2B4E">
        <w:t>inipitoinen</w:t>
      </w:r>
      <w:r w:rsidR="002401FC">
        <w:t xml:space="preserve"> kasvi ja siinä on myös paljon erilaisia </w:t>
      </w:r>
      <w:r w:rsidR="009D3082">
        <w:t xml:space="preserve">vitamiineja. </w:t>
      </w:r>
      <w:r w:rsidR="00221A08">
        <w:t>Suurin osa kasvin energiasta on valkuaisessa</w:t>
      </w:r>
      <w:r w:rsidR="00996A21">
        <w:t>.</w:t>
      </w:r>
    </w:p>
    <w:p w14:paraId="32F98414" w14:textId="5B7147C2" w:rsidR="00BC10A1" w:rsidRDefault="00996A21" w:rsidP="00541F01">
      <w:r>
        <w:t xml:space="preserve">Hernettä pystytään viljelemään </w:t>
      </w:r>
      <w:r w:rsidR="003C454D">
        <w:t xml:space="preserve">puolessa osassa </w:t>
      </w:r>
      <w:r w:rsidR="00CA2B4E">
        <w:t>S</w:t>
      </w:r>
      <w:r w:rsidR="003C454D">
        <w:t>uomea</w:t>
      </w:r>
      <w:r w:rsidR="00C34BDC">
        <w:t xml:space="preserve">. Herne kestää vähän </w:t>
      </w:r>
      <w:r w:rsidR="00C40421">
        <w:t>pakkasta,</w:t>
      </w:r>
      <w:r w:rsidR="00C34BDC">
        <w:t xml:space="preserve"> joten hernettä pystytään viljelemään jo alku keväästä lehmille rehuksi.</w:t>
      </w:r>
      <w:r w:rsidR="00C40421">
        <w:t xml:space="preserve"> Herne tarvitsee kasvaakseen </w:t>
      </w:r>
      <w:r w:rsidR="001D3D86">
        <w:t>kovaa maata,</w:t>
      </w:r>
      <w:r w:rsidR="009C6AC3">
        <w:t xml:space="preserve"> ettei kasvi lakoa</w:t>
      </w:r>
      <w:r w:rsidR="00BF7C5F">
        <w:t>. Herne</w:t>
      </w:r>
      <w:r w:rsidR="009C6AC3">
        <w:t xml:space="preserve"> tarvitsee myös ravinteikkaan ja kalkitun maan.</w:t>
      </w:r>
      <w:r w:rsidR="00ED5B95">
        <w:t xml:space="preserve"> </w:t>
      </w:r>
      <w:r w:rsidR="00BC10A1">
        <w:t xml:space="preserve">Herne sitoo hyvin </w:t>
      </w:r>
      <w:r w:rsidR="00ED5B95">
        <w:t>typpeä,</w:t>
      </w:r>
      <w:r w:rsidR="00974B14">
        <w:t xml:space="preserve"> joten se soveltuu esikasviksi pelloille.</w:t>
      </w:r>
    </w:p>
    <w:p w14:paraId="6CAB1678" w14:textId="1AD5064F" w:rsidR="00174FBB" w:rsidRDefault="00501AD2" w:rsidP="000C6C27">
      <w:r>
        <w:t xml:space="preserve">Herne tarvitsee kasvaakseen enemmän </w:t>
      </w:r>
      <w:r w:rsidR="001D3D86">
        <w:t>vettä</w:t>
      </w:r>
      <w:r>
        <w:t>, kun</w:t>
      </w:r>
      <w:r w:rsidR="00BB2DB9">
        <w:t xml:space="preserve"> monet muut viljelykasvit,</w:t>
      </w:r>
      <w:r>
        <w:t xml:space="preserve"> </w:t>
      </w:r>
      <w:r w:rsidR="0026107E">
        <w:t xml:space="preserve">esimerkiksi viljat. </w:t>
      </w:r>
      <w:r w:rsidR="00EE5706">
        <w:t>H</w:t>
      </w:r>
      <w:r w:rsidR="0026107E">
        <w:t xml:space="preserve">erne pitää kylvää </w:t>
      </w:r>
      <w:r w:rsidR="008D54CB">
        <w:t>melko</w:t>
      </w:r>
      <w:r w:rsidR="0026107E">
        <w:t xml:space="preserve"> syvälle eikä ihan pintaan</w:t>
      </w:r>
      <w:r w:rsidR="00863917">
        <w:t xml:space="preserve">, mutta kuitenkin </w:t>
      </w:r>
      <w:r w:rsidR="00EE5706">
        <w:t>alle 7</w:t>
      </w:r>
      <w:r w:rsidR="00442202">
        <w:t xml:space="preserve"> cm</w:t>
      </w:r>
      <w:r w:rsidR="00863917">
        <w:t xml:space="preserve"> sy</w:t>
      </w:r>
      <w:r w:rsidR="00370A64">
        <w:t xml:space="preserve">vyyteen. </w:t>
      </w:r>
      <w:r w:rsidR="00B746A2">
        <w:t xml:space="preserve">Herne tarvitsee </w:t>
      </w:r>
      <w:r w:rsidR="00442202">
        <w:t>vettä rutkasti kasvaakseen ja erityisesti kukintavaiheessa.</w:t>
      </w:r>
      <w:r w:rsidR="00174FBB">
        <w:t xml:space="preserve"> Herne tarvitsee auringon valoa yhteyttämiseen</w:t>
      </w:r>
      <w:r w:rsidR="0090488A">
        <w:t>.</w:t>
      </w:r>
      <w:r w:rsidR="00BB20D9">
        <w:t xml:space="preserve"> </w:t>
      </w:r>
    </w:p>
    <w:p w14:paraId="61409FA1" w14:textId="40CB297A" w:rsidR="005F67C8" w:rsidRDefault="003F08D3" w:rsidP="000C6C27">
      <w:r>
        <w:t>K</w:t>
      </w:r>
      <w:r w:rsidR="009B3833">
        <w:t>asvit ylipäätään tarvitsevat vettä</w:t>
      </w:r>
      <w:r w:rsidR="00192F9B">
        <w:t xml:space="preserve"> </w:t>
      </w:r>
      <w:r w:rsidR="006928C5">
        <w:t>kasvaakseen</w:t>
      </w:r>
      <w:r w:rsidR="005F67C8">
        <w:t xml:space="preserve">, </w:t>
      </w:r>
      <w:r>
        <w:t>kasvin</w:t>
      </w:r>
      <w:r w:rsidR="005F67C8">
        <w:t xml:space="preserve"> ylläpitämiseen ja yhteyttämiseen. Vesi auttaa myös ravinteiden </w:t>
      </w:r>
      <w:r w:rsidR="00FF2619">
        <w:t>kuljettamisessa kasvin sisällä.</w:t>
      </w:r>
      <w:r w:rsidR="00BB20D9">
        <w:t xml:space="preserve"> Kasvien on tärkeää saada hiilidioksidi</w:t>
      </w:r>
      <w:r w:rsidR="00A8159E">
        <w:t>a yhteyttämiseen.</w:t>
      </w:r>
      <w:r w:rsidR="00BB20D9">
        <w:t xml:space="preserve"> </w:t>
      </w:r>
    </w:p>
    <w:p w14:paraId="7A2C5D2B" w14:textId="189E75DC" w:rsidR="00FF2619" w:rsidRDefault="00FF2619" w:rsidP="00C62801">
      <w:pPr>
        <w:pStyle w:val="Otsikko2"/>
      </w:pPr>
    </w:p>
    <w:p w14:paraId="350B56A4" w14:textId="3675AABB" w:rsidR="00CF3F30" w:rsidRPr="00C62801" w:rsidRDefault="00CF3F30" w:rsidP="00C62801"/>
    <w:p w14:paraId="69F5CF25" w14:textId="68214BD2" w:rsidR="000C6C27" w:rsidRDefault="00D84E1B" w:rsidP="000C6C27">
      <w:pPr>
        <w:pStyle w:val="Otsikko2"/>
      </w:pPr>
      <w:bookmarkStart w:id="33" w:name="_Toc193627191"/>
      <w:r>
        <w:t>7</w:t>
      </w:r>
      <w:r w:rsidR="003F5366">
        <w:t xml:space="preserve">. </w:t>
      </w:r>
      <w:r w:rsidR="000C6C27">
        <w:t>Tutkimuksen toteuttaminen</w:t>
      </w:r>
      <w:bookmarkEnd w:id="33"/>
    </w:p>
    <w:p w14:paraId="1618B7FA" w14:textId="7E3F6FFD" w:rsidR="000C6C27" w:rsidRDefault="00D84E1B" w:rsidP="000C6C27">
      <w:pPr>
        <w:pStyle w:val="Alaotsikko"/>
      </w:pPr>
      <w:bookmarkStart w:id="34" w:name="_Toc193627192"/>
      <w:r>
        <w:t>7</w:t>
      </w:r>
      <w:r w:rsidR="003F5366">
        <w:t xml:space="preserve">.1 </w:t>
      </w:r>
      <w:r w:rsidR="000C6C27">
        <w:t>Idea</w:t>
      </w:r>
      <w:bookmarkEnd w:id="34"/>
    </w:p>
    <w:p w14:paraId="4D56BD1F" w14:textId="29B56AC6" w:rsidR="000C6C27" w:rsidRPr="009D1AA7" w:rsidRDefault="000C6C27" w:rsidP="000C6C27">
      <w:r>
        <w:t xml:space="preserve">Sain idean lähteä tutkimaan </w:t>
      </w:r>
      <w:r w:rsidR="009B0B05">
        <w:t xml:space="preserve">aihetta </w:t>
      </w:r>
      <w:r w:rsidR="00DA6AA5">
        <w:t xml:space="preserve">neljä </w:t>
      </w:r>
      <w:r>
        <w:t>vuotta sitten</w:t>
      </w:r>
      <w:r w:rsidR="00DA6AA5">
        <w:t>,</w:t>
      </w:r>
      <w:r>
        <w:t xml:space="preserve"> kun katselin vain tavaroita mitä myytiin </w:t>
      </w:r>
      <w:r w:rsidR="00CA661F">
        <w:t>Arduinon verkkosivuilla</w:t>
      </w:r>
      <w:r>
        <w:t xml:space="preserve">. Sen jälkeen olen halunnut rakentaa </w:t>
      </w:r>
      <w:r w:rsidR="00CA661F">
        <w:t xml:space="preserve">kastelurobotin </w:t>
      </w:r>
      <w:r>
        <w:t>itse. Tämä haaveeni vahvistui, kun kuulin 5</w:t>
      </w:r>
      <w:r w:rsidR="00DA6AA5">
        <w:t>-</w:t>
      </w:r>
      <w:r>
        <w:t xml:space="preserve">luokalla </w:t>
      </w:r>
      <w:r w:rsidR="00345A45">
        <w:t>S</w:t>
      </w:r>
      <w:r>
        <w:t>ammon</w:t>
      </w:r>
      <w:r w:rsidR="005C3D17">
        <w:t xml:space="preserve"> </w:t>
      </w:r>
      <w:r>
        <w:t xml:space="preserve">sirun kilpailusta. </w:t>
      </w:r>
    </w:p>
    <w:p w14:paraId="13A23D29" w14:textId="5032DD1C" w:rsidR="000C6C27" w:rsidRPr="009D1AA7" w:rsidRDefault="00D84E1B" w:rsidP="000C6C27">
      <w:pPr>
        <w:pStyle w:val="Alaotsikko"/>
      </w:pPr>
      <w:bookmarkStart w:id="35" w:name="_Toc193627193"/>
      <w:r>
        <w:t>7</w:t>
      </w:r>
      <w:r w:rsidR="003F5366">
        <w:t xml:space="preserve">.2 </w:t>
      </w:r>
      <w:r w:rsidR="000C6C27">
        <w:t>Suunnittelu</w:t>
      </w:r>
      <w:bookmarkEnd w:id="35"/>
    </w:p>
    <w:p w14:paraId="5210FAC7" w14:textId="07774CFD" w:rsidR="000C6C27" w:rsidRDefault="000C6C27" w:rsidP="000C6C27">
      <w:r>
        <w:lastRenderedPageBreak/>
        <w:t>Aloin suunnittelemaan laitetta 2024 kesällä</w:t>
      </w:r>
      <w:r w:rsidR="00AF0171">
        <w:t>.</w:t>
      </w:r>
      <w:r>
        <w:t xml:space="preserve"> </w:t>
      </w:r>
      <w:r w:rsidR="00AF0171">
        <w:t>S</w:t>
      </w:r>
      <w:r>
        <w:t>ain tehtyä alustavan mallin tietokoneella</w:t>
      </w:r>
      <w:r w:rsidR="004E2901">
        <w:t xml:space="preserve"> kesän 2024 aikana</w:t>
      </w:r>
      <w:r>
        <w:t>. Käytin suunnitelmassa ohjelmaa nimeltä Thinkercad.</w:t>
      </w:r>
      <w:r w:rsidR="00C41FA0">
        <w:t xml:space="preserve"> Tein Sket</w:t>
      </w:r>
      <w:r w:rsidR="0059252B">
        <w:t xml:space="preserve">chUP nimisellä ohjelmalla </w:t>
      </w:r>
      <w:r w:rsidR="002F4F2C">
        <w:t>suunnitelman laitteen kotelosta</w:t>
      </w:r>
      <w:r w:rsidR="0071321B">
        <w:t xml:space="preserve"> 2024 talvella</w:t>
      </w:r>
      <w:r w:rsidR="002F4F2C">
        <w:t xml:space="preserve">. </w:t>
      </w:r>
    </w:p>
    <w:p w14:paraId="2A8963C2" w14:textId="77777777" w:rsidR="002F4F2C" w:rsidRDefault="002F4F2C" w:rsidP="00541F01">
      <w:r>
        <w:rPr>
          <w:noProof/>
        </w:rPr>
        <w:drawing>
          <wp:inline distT="0" distB="0" distL="0" distR="0" wp14:anchorId="08AF5D83" wp14:editId="4C8F3D82">
            <wp:extent cx="2724840" cy="2302020"/>
            <wp:effectExtent l="0" t="0" r="0" b="3175"/>
            <wp:docPr id="1005411686" name="Kuva 1" descr="Kuva, joka sisältää kohteen kuvakaappaus, teksti, luonnos, diagramm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1686" name="Kuva 1" descr="Kuva, joka sisältää kohteen kuvakaappaus, teksti, luonnos, diagramm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6" t="5838" r="38479" b="39671"/>
                    <a:stretch/>
                  </pic:blipFill>
                  <pic:spPr bwMode="auto">
                    <a:xfrm>
                      <a:off x="0" y="0"/>
                      <a:ext cx="2746991" cy="232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04018" w14:textId="1790B02D" w:rsidR="000C6C27" w:rsidRDefault="0071321B" w:rsidP="00541F01">
      <w:r>
        <w:t>K</w:t>
      </w:r>
      <w:r w:rsidR="00A21C89">
        <w:t>uva</w:t>
      </w:r>
      <w:r>
        <w:t xml:space="preserve"> 3.</w:t>
      </w:r>
      <w:r w:rsidR="00A21C89">
        <w:t xml:space="preserve"> </w:t>
      </w:r>
      <w:r>
        <w:t>K</w:t>
      </w:r>
      <w:r w:rsidR="00A21C89">
        <w:t>ote</w:t>
      </w:r>
      <w:r w:rsidR="002F4F2C">
        <w:t>losuunnitelma</w:t>
      </w:r>
    </w:p>
    <w:p w14:paraId="5128968F" w14:textId="4A8FE0CF" w:rsidR="000C6C27" w:rsidRDefault="000C6C27" w:rsidP="00541F01">
      <w:r w:rsidRPr="000C6C27">
        <w:rPr>
          <w:noProof/>
        </w:rPr>
        <w:drawing>
          <wp:inline distT="0" distB="0" distL="0" distR="0" wp14:anchorId="3DCF8530" wp14:editId="0E8D2A80">
            <wp:extent cx="4957916" cy="2864768"/>
            <wp:effectExtent l="0" t="0" r="0" b="0"/>
            <wp:docPr id="1147925282" name="Kuva 1" descr="Kuva, joka sisältää kohteen teksti, virtapiiri, Sähkötekniikka, diagramm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25282" name="Kuva 1" descr="Kuva, joka sisältää kohteen teksti, virtapiiri, Sähkötekniikka, diagrammi&#10;&#10;Tekoälyn generoima sisältö voi olla virheellist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821" cy="28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862B" w14:textId="4DBB02FD" w:rsidR="000C6C27" w:rsidRDefault="000C6C27" w:rsidP="00541F01">
      <w:r>
        <w:t>Kuva</w:t>
      </w:r>
      <w:r w:rsidR="00401202">
        <w:t xml:space="preserve"> </w:t>
      </w:r>
      <w:r w:rsidR="002F4F2C">
        <w:t>4</w:t>
      </w:r>
      <w:r w:rsidR="00401202">
        <w:t xml:space="preserve">. </w:t>
      </w:r>
      <w:r>
        <w:t xml:space="preserve"> </w:t>
      </w:r>
      <w:r w:rsidR="002F4F2C">
        <w:t>Piiri</w:t>
      </w:r>
      <w:r w:rsidR="0071321B">
        <w:t>s</w:t>
      </w:r>
      <w:r>
        <w:t>uunnitelma</w:t>
      </w:r>
    </w:p>
    <w:p w14:paraId="13357D37" w14:textId="4D02E482" w:rsidR="00FD5148" w:rsidRDefault="00752378" w:rsidP="00541F01">
      <w:r>
        <w:t xml:space="preserve">Tein myös alustavan koodin </w:t>
      </w:r>
      <w:r w:rsidR="00856E74">
        <w:t>mikrokontrollerille</w:t>
      </w:r>
      <w:r w:rsidR="00C50134">
        <w:t xml:space="preserve"> samaan aikaan kotelon kanssa. </w:t>
      </w:r>
      <w:r w:rsidR="00856E74">
        <w:t>Mikrokontrollerin</w:t>
      </w:r>
      <w:r w:rsidR="000410B0">
        <w:t xml:space="preserve"> koodi</w:t>
      </w:r>
      <w:r>
        <w:t xml:space="preserve"> ei lopulta toiminut</w:t>
      </w:r>
      <w:r w:rsidR="002D259D">
        <w:t>.</w:t>
      </w:r>
    </w:p>
    <w:p w14:paraId="1B08DE2D" w14:textId="620AAFA5" w:rsidR="007C5029" w:rsidRDefault="00D84E1B" w:rsidP="006A2CE5">
      <w:pPr>
        <w:pStyle w:val="Alaotsikko"/>
      </w:pPr>
      <w:bookmarkStart w:id="36" w:name="_Toc193627194"/>
      <w:r>
        <w:t>7</w:t>
      </w:r>
      <w:r w:rsidR="003F5366">
        <w:t xml:space="preserve">.3 </w:t>
      </w:r>
      <w:r w:rsidR="00534DA4">
        <w:t>Materiaalien</w:t>
      </w:r>
      <w:r w:rsidR="007C5029">
        <w:t xml:space="preserve"> </w:t>
      </w:r>
      <w:r w:rsidR="00534DA4">
        <w:t>hankinta</w:t>
      </w:r>
      <w:r w:rsidR="006A2CE5">
        <w:t xml:space="preserve"> ja testaus</w:t>
      </w:r>
      <w:bookmarkEnd w:id="36"/>
    </w:p>
    <w:p w14:paraId="7B455D7B" w14:textId="7A1FEEED" w:rsidR="007551B2" w:rsidRDefault="00960F22" w:rsidP="007551B2">
      <w:r>
        <w:t xml:space="preserve">Etsin </w:t>
      </w:r>
      <w:r w:rsidR="00E43FF7">
        <w:t xml:space="preserve">netistä </w:t>
      </w:r>
      <w:r w:rsidR="008F4D0C">
        <w:t>yrityksiä,</w:t>
      </w:r>
      <w:r w:rsidR="004C3C19">
        <w:t xml:space="preserve"> </w:t>
      </w:r>
      <w:r w:rsidR="00A54166">
        <w:t>jo</w:t>
      </w:r>
      <w:r w:rsidR="008F4D0C">
        <w:t>is</w:t>
      </w:r>
      <w:r w:rsidR="00A54166">
        <w:t xml:space="preserve">ta saisin </w:t>
      </w:r>
      <w:r w:rsidR="00575C2B">
        <w:t xml:space="preserve">hankittua </w:t>
      </w:r>
      <w:r>
        <w:t xml:space="preserve">osat </w:t>
      </w:r>
      <w:r w:rsidR="00887BA8">
        <w:t>tutkielmaani varten</w:t>
      </w:r>
      <w:r w:rsidR="001A7E17">
        <w:t xml:space="preserve"> tehtävään</w:t>
      </w:r>
      <w:r w:rsidR="00887BA8">
        <w:t xml:space="preserve"> robottiin</w:t>
      </w:r>
      <w:r>
        <w:t xml:space="preserve">. Isäni </w:t>
      </w:r>
      <w:r w:rsidR="00FC69A9">
        <w:t>kertoi,</w:t>
      </w:r>
      <w:r>
        <w:t xml:space="preserve"> että on olemassa kauppa nimeltä Partco. Partco </w:t>
      </w:r>
      <w:r w:rsidR="00FC69A9">
        <w:t xml:space="preserve">on suomalainen elektroniikkatukku, joka sijaitsee </w:t>
      </w:r>
      <w:r w:rsidR="00861645">
        <w:t>V</w:t>
      </w:r>
      <w:r w:rsidR="00FC69A9">
        <w:t xml:space="preserve">antaalla. </w:t>
      </w:r>
    </w:p>
    <w:p w14:paraId="31CFA082" w14:textId="77777777" w:rsidR="00DF0B97" w:rsidRDefault="00DF0B97" w:rsidP="007551B2"/>
    <w:tbl>
      <w:tblPr>
        <w:tblStyle w:val="TaulukkoRuudukko"/>
        <w:tblW w:w="10503" w:type="dxa"/>
        <w:tblInd w:w="-5" w:type="dxa"/>
        <w:tblLook w:val="04A0" w:firstRow="1" w:lastRow="0" w:firstColumn="1" w:lastColumn="0" w:noHBand="0" w:noVBand="1"/>
      </w:tblPr>
      <w:tblGrid>
        <w:gridCol w:w="3501"/>
        <w:gridCol w:w="3501"/>
        <w:gridCol w:w="3501"/>
      </w:tblGrid>
      <w:tr w:rsidR="004C3C19" w14:paraId="1EF4BFAA" w14:textId="2FBE1682" w:rsidTr="004C3C19">
        <w:trPr>
          <w:trHeight w:val="268"/>
        </w:trPr>
        <w:tc>
          <w:tcPr>
            <w:tcW w:w="3501" w:type="dxa"/>
          </w:tcPr>
          <w:p w14:paraId="64568180" w14:textId="3C353334" w:rsidR="004C3C19" w:rsidRDefault="004C3C19" w:rsidP="004C3C19">
            <w:pPr>
              <w:ind w:left="1304" w:hanging="1304"/>
            </w:pPr>
            <w:r>
              <w:lastRenderedPageBreak/>
              <w:t>Tuote</w:t>
            </w:r>
          </w:p>
        </w:tc>
        <w:tc>
          <w:tcPr>
            <w:tcW w:w="3501" w:type="dxa"/>
          </w:tcPr>
          <w:p w14:paraId="65B2FF30" w14:textId="6283C58E" w:rsidR="004C3C19" w:rsidRDefault="004C3C19" w:rsidP="004C3C19">
            <w:pPr>
              <w:ind w:left="1304" w:hanging="1304"/>
            </w:pPr>
            <w:r>
              <w:t>hinta (€)</w:t>
            </w:r>
          </w:p>
        </w:tc>
        <w:tc>
          <w:tcPr>
            <w:tcW w:w="3501" w:type="dxa"/>
          </w:tcPr>
          <w:p w14:paraId="2A723A91" w14:textId="4825FF8C" w:rsidR="004C3C19" w:rsidRDefault="004C3C19" w:rsidP="004C3C19">
            <w:pPr>
              <w:ind w:left="1304" w:hanging="1304"/>
            </w:pPr>
            <w:r>
              <w:t>Hankittu</w:t>
            </w:r>
          </w:p>
        </w:tc>
      </w:tr>
      <w:tr w:rsidR="004C3C19" w14:paraId="0EC9CA08" w14:textId="07D6B0C8" w:rsidTr="004C3C19">
        <w:trPr>
          <w:trHeight w:val="277"/>
        </w:trPr>
        <w:tc>
          <w:tcPr>
            <w:tcW w:w="3501" w:type="dxa"/>
          </w:tcPr>
          <w:p w14:paraId="2E698D76" w14:textId="39846F21" w:rsidR="004C3C19" w:rsidRDefault="004C3C19" w:rsidP="004C3C19">
            <w:pPr>
              <w:ind w:left="1304" w:hanging="1304"/>
            </w:pPr>
            <w:r w:rsidRPr="00212F45">
              <w:t>Arduino Uno R4 Wi</w:t>
            </w:r>
            <w:r w:rsidR="002B6E24">
              <w:t>fi</w:t>
            </w:r>
          </w:p>
        </w:tc>
        <w:tc>
          <w:tcPr>
            <w:tcW w:w="3501" w:type="dxa"/>
          </w:tcPr>
          <w:p w14:paraId="2264C442" w14:textId="12DEB146" w:rsidR="004C3C19" w:rsidRDefault="004C3C19" w:rsidP="004C3C19">
            <w:pPr>
              <w:ind w:left="1304" w:hanging="1304"/>
            </w:pPr>
            <w:r w:rsidRPr="00A30C34">
              <w:t>33,3</w:t>
            </w:r>
          </w:p>
        </w:tc>
        <w:tc>
          <w:tcPr>
            <w:tcW w:w="3501" w:type="dxa"/>
          </w:tcPr>
          <w:p w14:paraId="52489CA8" w14:textId="2743642E" w:rsidR="004C3C19" w:rsidRPr="00A30C34" w:rsidRDefault="004C3C19" w:rsidP="004C3C19">
            <w:pPr>
              <w:ind w:left="1304" w:hanging="1304"/>
            </w:pPr>
            <w:r>
              <w:t>Partco</w:t>
            </w:r>
          </w:p>
        </w:tc>
      </w:tr>
      <w:tr w:rsidR="004C3C19" w:rsidRPr="00212F45" w14:paraId="2902E12A" w14:textId="0AAF09B0" w:rsidTr="004C3C19">
        <w:trPr>
          <w:trHeight w:val="268"/>
        </w:trPr>
        <w:tc>
          <w:tcPr>
            <w:tcW w:w="3501" w:type="dxa"/>
          </w:tcPr>
          <w:p w14:paraId="6E585544" w14:textId="4395E166" w:rsidR="004C3C19" w:rsidRPr="00212F45" w:rsidRDefault="004C3C19" w:rsidP="004C3C19">
            <w:pPr>
              <w:ind w:left="1304" w:hanging="1304"/>
              <w:jc w:val="center"/>
              <w:rPr>
                <w:lang w:val="en-US"/>
              </w:rPr>
            </w:pPr>
            <w:r w:rsidRPr="00212F45">
              <w:rPr>
                <w:lang w:val="en-US"/>
              </w:rPr>
              <w:t>Grove Male Jumper to Grove 4p Cable (5pcs)</w:t>
            </w:r>
          </w:p>
        </w:tc>
        <w:tc>
          <w:tcPr>
            <w:tcW w:w="3501" w:type="dxa"/>
          </w:tcPr>
          <w:p w14:paraId="4DCC1307" w14:textId="14CCA979" w:rsidR="004C3C19" w:rsidRPr="00212F45" w:rsidRDefault="004C3C19" w:rsidP="004C3C19">
            <w:pPr>
              <w:ind w:left="1304" w:hanging="1304"/>
              <w:rPr>
                <w:lang w:val="en-US"/>
              </w:rPr>
            </w:pPr>
            <w:r w:rsidRPr="000F556A">
              <w:rPr>
                <w:lang w:val="en-US"/>
              </w:rPr>
              <w:t>5,11</w:t>
            </w:r>
          </w:p>
        </w:tc>
        <w:tc>
          <w:tcPr>
            <w:tcW w:w="3501" w:type="dxa"/>
          </w:tcPr>
          <w:p w14:paraId="78135809" w14:textId="2C2A37CF" w:rsidR="004C3C19" w:rsidRPr="000F556A" w:rsidRDefault="004C3C19" w:rsidP="004C3C19">
            <w:pPr>
              <w:ind w:left="1304" w:hanging="1304"/>
              <w:rPr>
                <w:lang w:val="en-US"/>
              </w:rPr>
            </w:pPr>
            <w:r>
              <w:t>Partco</w:t>
            </w:r>
          </w:p>
        </w:tc>
      </w:tr>
      <w:tr w:rsidR="004C3C19" w:rsidRPr="00212F45" w14:paraId="1A28841F" w14:textId="12841488" w:rsidTr="004C3C19">
        <w:trPr>
          <w:trHeight w:val="277"/>
        </w:trPr>
        <w:tc>
          <w:tcPr>
            <w:tcW w:w="3501" w:type="dxa"/>
          </w:tcPr>
          <w:p w14:paraId="6E84D821" w14:textId="493A4704" w:rsidR="004C3C19" w:rsidRPr="00212F45" w:rsidRDefault="004C3C19" w:rsidP="004C3C19">
            <w:pPr>
              <w:ind w:left="1304" w:hanging="1304"/>
              <w:rPr>
                <w:lang w:val="en-US"/>
              </w:rPr>
            </w:pPr>
            <w:r w:rsidRPr="005531EB">
              <w:rPr>
                <w:lang w:val="en-US"/>
              </w:rPr>
              <w:t>Grove Soil Moisture Sensor</w:t>
            </w:r>
          </w:p>
        </w:tc>
        <w:tc>
          <w:tcPr>
            <w:tcW w:w="3501" w:type="dxa"/>
          </w:tcPr>
          <w:p w14:paraId="79645BF3" w14:textId="1ACC32AD" w:rsidR="004C3C19" w:rsidRPr="00212F45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6,34</w:t>
            </w:r>
          </w:p>
        </w:tc>
        <w:tc>
          <w:tcPr>
            <w:tcW w:w="3501" w:type="dxa"/>
          </w:tcPr>
          <w:p w14:paraId="70145848" w14:textId="5EC699D6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t>Partco</w:t>
            </w:r>
          </w:p>
        </w:tc>
      </w:tr>
      <w:tr w:rsidR="004C3C19" w:rsidRPr="00212F45" w14:paraId="1EDB99B0" w14:textId="2BECC623" w:rsidTr="004C3C19">
        <w:trPr>
          <w:trHeight w:val="268"/>
        </w:trPr>
        <w:tc>
          <w:tcPr>
            <w:tcW w:w="3501" w:type="dxa"/>
          </w:tcPr>
          <w:p w14:paraId="1F616312" w14:textId="024C2B25" w:rsidR="004C3C19" w:rsidRPr="00212F45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DF1A70">
              <w:rPr>
                <w:lang w:val="en-US"/>
              </w:rPr>
              <w:t>rove - Temperature Sensor</w:t>
            </w:r>
          </w:p>
        </w:tc>
        <w:tc>
          <w:tcPr>
            <w:tcW w:w="3501" w:type="dxa"/>
          </w:tcPr>
          <w:p w14:paraId="762259CA" w14:textId="742DCE6F" w:rsidR="004C3C19" w:rsidRPr="00212F45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4,8</w:t>
            </w:r>
          </w:p>
        </w:tc>
        <w:tc>
          <w:tcPr>
            <w:tcW w:w="3501" w:type="dxa"/>
          </w:tcPr>
          <w:p w14:paraId="3579E609" w14:textId="3F1FD0BB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t>Partco</w:t>
            </w:r>
          </w:p>
        </w:tc>
      </w:tr>
      <w:tr w:rsidR="004C3C19" w:rsidRPr="00B13E7F" w14:paraId="399117FD" w14:textId="2E585460" w:rsidTr="004C3C19">
        <w:trPr>
          <w:trHeight w:val="268"/>
        </w:trPr>
        <w:tc>
          <w:tcPr>
            <w:tcW w:w="3501" w:type="dxa"/>
          </w:tcPr>
          <w:p w14:paraId="69A3BFCA" w14:textId="06BD9149" w:rsidR="004C3C19" w:rsidRPr="00B13E7F" w:rsidRDefault="004C3C19" w:rsidP="004C3C19">
            <w:pPr>
              <w:ind w:left="1304" w:hanging="1304"/>
            </w:pPr>
            <w:r w:rsidRPr="00B13E7F">
              <w:t xml:space="preserve">vesipumppu, letku, releet ja kosteusanturi </w:t>
            </w:r>
          </w:p>
        </w:tc>
        <w:tc>
          <w:tcPr>
            <w:tcW w:w="3501" w:type="dxa"/>
          </w:tcPr>
          <w:p w14:paraId="4A0193D4" w14:textId="13F27C54" w:rsidR="004C3C19" w:rsidRPr="00B13E7F" w:rsidRDefault="004C3C19" w:rsidP="004C3C19">
            <w:pPr>
              <w:ind w:left="1304" w:hanging="1304"/>
            </w:pPr>
            <w:r>
              <w:t>15</w:t>
            </w:r>
          </w:p>
        </w:tc>
        <w:tc>
          <w:tcPr>
            <w:tcW w:w="3501" w:type="dxa"/>
          </w:tcPr>
          <w:p w14:paraId="0DA9AC7D" w14:textId="549B15F4" w:rsidR="004C3C19" w:rsidRDefault="004C3C19" w:rsidP="004C3C19">
            <w:pPr>
              <w:ind w:left="1304" w:hanging="1304"/>
            </w:pPr>
            <w:r>
              <w:t>Temu</w:t>
            </w:r>
          </w:p>
        </w:tc>
      </w:tr>
      <w:tr w:rsidR="004C3C19" w:rsidRPr="00057FA4" w14:paraId="783A41F2" w14:textId="2965606E" w:rsidTr="004C3C19">
        <w:trPr>
          <w:trHeight w:val="277"/>
        </w:trPr>
        <w:tc>
          <w:tcPr>
            <w:tcW w:w="3501" w:type="dxa"/>
          </w:tcPr>
          <w:p w14:paraId="0E5214F0" w14:textId="048D14CE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 w:rsidRPr="00057FA4">
              <w:rPr>
                <w:lang w:val="en-US"/>
              </w:rPr>
              <w:t>Grove 4-pin Female Header THT (10pcs)</w:t>
            </w:r>
          </w:p>
        </w:tc>
        <w:tc>
          <w:tcPr>
            <w:tcW w:w="3501" w:type="dxa"/>
          </w:tcPr>
          <w:p w14:paraId="7DF9EE5C" w14:textId="5DFCA69C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3,03</w:t>
            </w:r>
          </w:p>
        </w:tc>
        <w:tc>
          <w:tcPr>
            <w:tcW w:w="3501" w:type="dxa"/>
          </w:tcPr>
          <w:p w14:paraId="31311F9F" w14:textId="22D87DCD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t>Partco</w:t>
            </w:r>
          </w:p>
        </w:tc>
      </w:tr>
      <w:tr w:rsidR="004C3C19" w:rsidRPr="00057FA4" w14:paraId="64B2E3BC" w14:textId="61E5B495" w:rsidTr="004C3C19">
        <w:trPr>
          <w:trHeight w:val="268"/>
        </w:trPr>
        <w:tc>
          <w:tcPr>
            <w:tcW w:w="3501" w:type="dxa"/>
          </w:tcPr>
          <w:p w14:paraId="6E00CAEF" w14:textId="159DE1BE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 w:rsidRPr="00057FA4">
              <w:rPr>
                <w:lang w:val="en-US"/>
              </w:rPr>
              <w:t>Leipälauta 830 pisteinen</w:t>
            </w:r>
          </w:p>
        </w:tc>
        <w:tc>
          <w:tcPr>
            <w:tcW w:w="3501" w:type="dxa"/>
          </w:tcPr>
          <w:p w14:paraId="2F7633ED" w14:textId="5292C8AF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2,23</w:t>
            </w:r>
          </w:p>
        </w:tc>
        <w:tc>
          <w:tcPr>
            <w:tcW w:w="3501" w:type="dxa"/>
          </w:tcPr>
          <w:p w14:paraId="444DB0D7" w14:textId="1CA79EC1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Temu</w:t>
            </w:r>
          </w:p>
        </w:tc>
      </w:tr>
      <w:tr w:rsidR="004C3C19" w:rsidRPr="00057FA4" w14:paraId="4D92310B" w14:textId="03F3E910" w:rsidTr="004C3C19">
        <w:trPr>
          <w:trHeight w:val="277"/>
        </w:trPr>
        <w:tc>
          <w:tcPr>
            <w:tcW w:w="3501" w:type="dxa"/>
          </w:tcPr>
          <w:p w14:paraId="3DD79EEE" w14:textId="03D52E4D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Muovikulho</w:t>
            </w:r>
          </w:p>
        </w:tc>
        <w:tc>
          <w:tcPr>
            <w:tcW w:w="3501" w:type="dxa"/>
          </w:tcPr>
          <w:p w14:paraId="13F8DF10" w14:textId="3DB988DE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2,6</w:t>
            </w:r>
          </w:p>
        </w:tc>
        <w:tc>
          <w:tcPr>
            <w:tcW w:w="3501" w:type="dxa"/>
          </w:tcPr>
          <w:p w14:paraId="3F40BE24" w14:textId="157A0425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Ikea</w:t>
            </w:r>
          </w:p>
        </w:tc>
      </w:tr>
      <w:tr w:rsidR="004C3C19" w:rsidRPr="00057FA4" w14:paraId="5AB2615C" w14:textId="6F8022A3" w:rsidTr="004C3C19">
        <w:trPr>
          <w:trHeight w:val="268"/>
        </w:trPr>
        <w:tc>
          <w:tcPr>
            <w:tcW w:w="3501" w:type="dxa"/>
          </w:tcPr>
          <w:p w14:paraId="7C7050BA" w14:textId="40D2CFC2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5V virtalähde</w:t>
            </w:r>
          </w:p>
        </w:tc>
        <w:tc>
          <w:tcPr>
            <w:tcW w:w="3501" w:type="dxa"/>
          </w:tcPr>
          <w:p w14:paraId="7BD5F8B0" w14:textId="5B22B6B0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ilmainen</w:t>
            </w:r>
          </w:p>
        </w:tc>
        <w:tc>
          <w:tcPr>
            <w:tcW w:w="3501" w:type="dxa"/>
          </w:tcPr>
          <w:p w14:paraId="21BDC060" w14:textId="158BBC00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Koululta</w:t>
            </w:r>
          </w:p>
        </w:tc>
      </w:tr>
      <w:tr w:rsidR="004C3C19" w:rsidRPr="00057FA4" w14:paraId="42D8E08E" w14:textId="5C1FAF85" w:rsidTr="004C3C19">
        <w:trPr>
          <w:trHeight w:val="268"/>
        </w:trPr>
        <w:tc>
          <w:tcPr>
            <w:tcW w:w="3501" w:type="dxa"/>
          </w:tcPr>
          <w:p w14:paraId="084DF625" w14:textId="6957FDAF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Arduino aloituspakkaus</w:t>
            </w:r>
          </w:p>
        </w:tc>
        <w:tc>
          <w:tcPr>
            <w:tcW w:w="3501" w:type="dxa"/>
          </w:tcPr>
          <w:p w14:paraId="31E89640" w14:textId="680E6D18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10,53</w:t>
            </w:r>
          </w:p>
        </w:tc>
        <w:tc>
          <w:tcPr>
            <w:tcW w:w="3501" w:type="dxa"/>
          </w:tcPr>
          <w:p w14:paraId="469D6592" w14:textId="29B4FF4A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Temu</w:t>
            </w:r>
          </w:p>
        </w:tc>
      </w:tr>
      <w:tr w:rsidR="004C3C19" w:rsidRPr="00057FA4" w14:paraId="435417B6" w14:textId="72DECF90" w:rsidTr="004C3C19">
        <w:trPr>
          <w:trHeight w:val="277"/>
        </w:trPr>
        <w:tc>
          <w:tcPr>
            <w:tcW w:w="3501" w:type="dxa"/>
          </w:tcPr>
          <w:p w14:paraId="152B701F" w14:textId="16EF17BC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sininen ledi</w:t>
            </w:r>
          </w:p>
        </w:tc>
        <w:tc>
          <w:tcPr>
            <w:tcW w:w="3501" w:type="dxa"/>
          </w:tcPr>
          <w:p w14:paraId="3E790225" w14:textId="682EF1C2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ilmainen</w:t>
            </w:r>
          </w:p>
        </w:tc>
        <w:tc>
          <w:tcPr>
            <w:tcW w:w="3501" w:type="dxa"/>
          </w:tcPr>
          <w:p w14:paraId="68CDC2A4" w14:textId="7023D192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Isän työkaveri</w:t>
            </w:r>
          </w:p>
        </w:tc>
      </w:tr>
      <w:tr w:rsidR="004C3C19" w:rsidRPr="00057FA4" w14:paraId="3A7E7387" w14:textId="4E09B7C7" w:rsidTr="004C3C19">
        <w:trPr>
          <w:trHeight w:val="268"/>
        </w:trPr>
        <w:tc>
          <w:tcPr>
            <w:tcW w:w="3501" w:type="dxa"/>
          </w:tcPr>
          <w:p w14:paraId="0C1E8BE5" w14:textId="5C49AB74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liittimet</w:t>
            </w:r>
          </w:p>
        </w:tc>
        <w:tc>
          <w:tcPr>
            <w:tcW w:w="3501" w:type="dxa"/>
          </w:tcPr>
          <w:p w14:paraId="0AE97D74" w14:textId="73DE84FD" w:rsidR="004C3C19" w:rsidRPr="00057FA4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01" w:type="dxa"/>
          </w:tcPr>
          <w:p w14:paraId="65DC3EF5" w14:textId="292BB405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t>Partco</w:t>
            </w:r>
          </w:p>
        </w:tc>
      </w:tr>
      <w:tr w:rsidR="004C3C19" w:rsidRPr="00057FA4" w14:paraId="030DBFD0" w14:textId="43DE2FBE" w:rsidTr="004C3C19">
        <w:trPr>
          <w:trHeight w:val="268"/>
        </w:trPr>
        <w:tc>
          <w:tcPr>
            <w:tcW w:w="3501" w:type="dxa"/>
          </w:tcPr>
          <w:p w14:paraId="3CA65030" w14:textId="7DDE686C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Kaikki muu</w:t>
            </w:r>
          </w:p>
        </w:tc>
        <w:tc>
          <w:tcPr>
            <w:tcW w:w="3501" w:type="dxa"/>
          </w:tcPr>
          <w:p w14:paraId="535F1DF9" w14:textId="380D147F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501" w:type="dxa"/>
          </w:tcPr>
          <w:p w14:paraId="3DDA76CC" w14:textId="2E99ACFB" w:rsidR="004C3C19" w:rsidRDefault="004C3C19" w:rsidP="004C3C19">
            <w:pPr>
              <w:ind w:left="1304" w:hanging="1304"/>
              <w:rPr>
                <w:lang w:val="en-US"/>
              </w:rPr>
            </w:pPr>
            <w:r>
              <w:t>Partco/Temu</w:t>
            </w:r>
          </w:p>
        </w:tc>
      </w:tr>
    </w:tbl>
    <w:p w14:paraId="1C2C42EB" w14:textId="22D5404C" w:rsidR="00F864BF" w:rsidRDefault="002B6E24" w:rsidP="007551B2">
      <w:pPr>
        <w:rPr>
          <w:lang w:val="en-US"/>
        </w:rPr>
      </w:pPr>
      <w:r>
        <w:rPr>
          <w:lang w:val="en-US"/>
        </w:rPr>
        <w:t>Taulukko 1.</w:t>
      </w:r>
      <w:r w:rsidR="002B397A">
        <w:rPr>
          <w:lang w:val="en-US"/>
        </w:rPr>
        <w:t xml:space="preserve"> </w:t>
      </w:r>
      <w:r>
        <w:rPr>
          <w:lang w:val="en-US"/>
        </w:rPr>
        <w:t>Hankitut tuotteet</w:t>
      </w:r>
    </w:p>
    <w:p w14:paraId="7A61341E" w14:textId="20E2BE76" w:rsidR="00C04CAE" w:rsidRDefault="003C1064" w:rsidP="007551B2">
      <w:r w:rsidRPr="003C1064">
        <w:t>Kun testasin Arduinoa</w:t>
      </w:r>
      <w:r w:rsidR="001B7424">
        <w:t>,</w:t>
      </w:r>
      <w:r w:rsidRPr="003C1064">
        <w:t xml:space="preserve"> </w:t>
      </w:r>
      <w:r w:rsidR="008810BF" w:rsidRPr="003C1064">
        <w:t>huomasin,</w:t>
      </w:r>
      <w:r w:rsidRPr="003C1064">
        <w:t xml:space="preserve"> e</w:t>
      </w:r>
      <w:r>
        <w:t>ttei se toiminut oikein</w:t>
      </w:r>
      <w:r w:rsidR="001A0AE2">
        <w:t xml:space="preserve">. En saanut </w:t>
      </w:r>
      <w:r w:rsidR="009866FD">
        <w:t>yhdistettyä sitä nettiin</w:t>
      </w:r>
      <w:r w:rsidR="001B7424">
        <w:t>,</w:t>
      </w:r>
      <w:r w:rsidR="009866FD">
        <w:t xml:space="preserve"> </w:t>
      </w:r>
      <w:r w:rsidR="001B7424">
        <w:t>e</w:t>
      </w:r>
      <w:r w:rsidR="009866FD">
        <w:t>nkä saanut vietyä koodia siihen</w:t>
      </w:r>
      <w:r w:rsidR="00DF0B97">
        <w:t xml:space="preserve">. Menin Partcoon reklamoimaan siitä ja sain uuden laitteen, jota pystyin </w:t>
      </w:r>
      <w:r w:rsidR="00F650E9">
        <w:t>käyttämään</w:t>
      </w:r>
      <w:r w:rsidR="00DF0B97">
        <w:t xml:space="preserve"> tutkielmassa. </w:t>
      </w:r>
      <w:r w:rsidR="000F2A69">
        <w:t xml:space="preserve">Kun </w:t>
      </w:r>
      <w:r w:rsidR="00B462D7">
        <w:t xml:space="preserve">Temusta saapui tilatut laitteen osat, </w:t>
      </w:r>
      <w:r w:rsidR="00B70EF9">
        <w:t xml:space="preserve">pääsin testaamaan ledejä </w:t>
      </w:r>
      <w:r w:rsidR="00784A08">
        <w:t>Arduinon kanssa</w:t>
      </w:r>
      <w:r w:rsidR="000F2A69">
        <w:t>.</w:t>
      </w:r>
      <w:r w:rsidR="00784A08">
        <w:t xml:space="preserve"> </w:t>
      </w:r>
      <w:r w:rsidR="000F2A69">
        <w:t>S</w:t>
      </w:r>
      <w:r w:rsidR="00784A08">
        <w:t>iniset</w:t>
      </w:r>
      <w:r w:rsidR="00BC1B9C">
        <w:t xml:space="preserve"> ja valkoiset</w:t>
      </w:r>
      <w:r w:rsidR="00784A08">
        <w:t xml:space="preserve"> ledit eivät </w:t>
      </w:r>
      <w:r w:rsidR="00D13CBF">
        <w:t>toimineet</w:t>
      </w:r>
      <w:r w:rsidR="00784A08">
        <w:t>.</w:t>
      </w:r>
      <w:r w:rsidR="00BC1B9C">
        <w:t xml:space="preserve"> Sain </w:t>
      </w:r>
      <w:r w:rsidR="00CC3162">
        <w:t xml:space="preserve">uudet </w:t>
      </w:r>
      <w:r w:rsidR="00BC1B9C">
        <w:t>siniset ledit isäni ty</w:t>
      </w:r>
      <w:r w:rsidR="00DE3DFE">
        <w:t>ökaverilta.</w:t>
      </w:r>
      <w:r w:rsidR="002F4F2C">
        <w:t xml:space="preserve"> Virtalähteen </w:t>
      </w:r>
      <w:r w:rsidR="00172FB1">
        <w:t xml:space="preserve">antoi </w:t>
      </w:r>
      <w:r w:rsidR="002F4F2C">
        <w:t>koulumme opettaja.</w:t>
      </w:r>
    </w:p>
    <w:p w14:paraId="4524D14A" w14:textId="7DC8CF54" w:rsidR="002D259D" w:rsidRDefault="00D84E1B" w:rsidP="002D259D">
      <w:pPr>
        <w:pStyle w:val="Alaotsikko"/>
      </w:pPr>
      <w:bookmarkStart w:id="37" w:name="_Toc193627195"/>
      <w:r>
        <w:t>7</w:t>
      </w:r>
      <w:r w:rsidR="003F5366">
        <w:t xml:space="preserve">.4 </w:t>
      </w:r>
      <w:r w:rsidR="002D259D">
        <w:t>Rakentamine</w:t>
      </w:r>
      <w:r w:rsidR="006050B6">
        <w:t>n</w:t>
      </w:r>
      <w:r w:rsidR="00DA3C52">
        <w:t xml:space="preserve"> ja ohjelmointi</w:t>
      </w:r>
      <w:bookmarkEnd w:id="37"/>
    </w:p>
    <w:p w14:paraId="7F8854D9" w14:textId="3A1A271C" w:rsidR="006050B6" w:rsidRDefault="00A8046A" w:rsidP="006050B6">
      <w:r>
        <w:t>Yhdistin ledi</w:t>
      </w:r>
      <w:r w:rsidR="00F34690">
        <w:t>t</w:t>
      </w:r>
      <w:r w:rsidR="00C9607A">
        <w:t>,</w:t>
      </w:r>
      <w:r>
        <w:t xml:space="preserve"> yhden kosteusanturin</w:t>
      </w:r>
      <w:r w:rsidR="00867D1E">
        <w:t>,</w:t>
      </w:r>
      <w:r>
        <w:t xml:space="preserve"> piuhat</w:t>
      </w:r>
      <w:r w:rsidR="00C9607A">
        <w:t>, valoanturin</w:t>
      </w:r>
      <w:r w:rsidR="001A32E2">
        <w:t xml:space="preserve">, </w:t>
      </w:r>
      <w:r w:rsidR="00C9607A">
        <w:t>lämpötila</w:t>
      </w:r>
      <w:r w:rsidR="00DB3F0C">
        <w:t>-</w:t>
      </w:r>
      <w:r w:rsidR="00C9607A">
        <w:t>anturin</w:t>
      </w:r>
      <w:r w:rsidR="001A32E2">
        <w:t>, napin ja leipälaudan Arduinoon.</w:t>
      </w:r>
      <w:r w:rsidR="00B90BAC" w:rsidRPr="00B90BAC">
        <w:rPr>
          <w:noProof/>
        </w:rPr>
        <w:t xml:space="preserve"> </w:t>
      </w:r>
    </w:p>
    <w:p w14:paraId="3C96AECB" w14:textId="61A2DCDB" w:rsidR="0062122A" w:rsidRPr="006050B6" w:rsidRDefault="0062122A" w:rsidP="006050B6">
      <w:r>
        <w:rPr>
          <w:noProof/>
        </w:rPr>
        <w:drawing>
          <wp:inline distT="0" distB="0" distL="0" distR="0" wp14:anchorId="4E52D05C" wp14:editId="152193B7">
            <wp:extent cx="3721162" cy="2791064"/>
            <wp:effectExtent l="0" t="0" r="0" b="9525"/>
            <wp:docPr id="50629273" name="Kuva 2" descr="Kuva, joka sisältää kohteen Sähkötekniikka, Johdotus, elektroniikka, Elektroninen komponentt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9273" name="Kuva 2" descr="Kuva, joka sisältää kohteen Sähkötekniikka, Johdotus, elektroniikka, Elektroninen komponentt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039" cy="27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D8FA" w14:textId="7DFDBD7E" w:rsidR="00790C9E" w:rsidRDefault="00790C9E" w:rsidP="00790C9E">
      <w:r>
        <w:t>Kuva</w:t>
      </w:r>
      <w:r w:rsidR="00E848D5">
        <w:t xml:space="preserve"> 5. Prototyyppi</w:t>
      </w:r>
    </w:p>
    <w:p w14:paraId="1C744F16" w14:textId="298B906C" w:rsidR="00AD1034" w:rsidRDefault="00761931" w:rsidP="00790C9E">
      <w:r>
        <w:lastRenderedPageBreak/>
        <w:t xml:space="preserve">Sain toimimaan </w:t>
      </w:r>
      <w:r w:rsidR="008877CB">
        <w:t xml:space="preserve">ledit </w:t>
      </w:r>
      <w:r w:rsidR="004B6D4E">
        <w:t>ja kosteusanturin</w:t>
      </w:r>
      <w:r w:rsidR="00A346A1">
        <w:t xml:space="preserve"> Arduinon kanssa</w:t>
      </w:r>
      <w:r w:rsidR="00F86CF5">
        <w:t xml:space="preserve"> 4. marraskuuta 20</w:t>
      </w:r>
      <w:r w:rsidR="002D2A1D">
        <w:t>24</w:t>
      </w:r>
      <w:r w:rsidR="00A346A1">
        <w:t xml:space="preserve">. Seuraavaksi </w:t>
      </w:r>
      <w:r w:rsidR="00DD57AD">
        <w:t>aloitin moottoreiden kytkemisen</w:t>
      </w:r>
      <w:r w:rsidR="00F34690">
        <w:t>.</w:t>
      </w:r>
      <w:r w:rsidR="00DD57AD">
        <w:t xml:space="preserve"> </w:t>
      </w:r>
      <w:r w:rsidR="00F34690">
        <w:t>Se</w:t>
      </w:r>
      <w:r w:rsidR="00DD57AD">
        <w:t xml:space="preserve"> oli </w:t>
      </w:r>
      <w:r w:rsidR="002D2A1D">
        <w:t>haastavaa</w:t>
      </w:r>
      <w:r w:rsidR="00DD57AD">
        <w:t>.</w:t>
      </w:r>
      <w:r w:rsidR="00626A56">
        <w:t xml:space="preserve"> </w:t>
      </w:r>
      <w:r w:rsidR="00B929B3">
        <w:t xml:space="preserve">Ensiksi </w:t>
      </w:r>
      <w:r w:rsidR="008F671A">
        <w:t xml:space="preserve">yritin kytkeä moottorin suoraan </w:t>
      </w:r>
      <w:r w:rsidR="00A16875">
        <w:t>Arduinoon</w:t>
      </w:r>
      <w:r w:rsidR="00B22D93">
        <w:t>.</w:t>
      </w:r>
      <w:r w:rsidR="00A16875">
        <w:t xml:space="preserve"> </w:t>
      </w:r>
      <w:r w:rsidR="00B22D93">
        <w:t>Kytkentä</w:t>
      </w:r>
      <w:r w:rsidR="000D3598">
        <w:t xml:space="preserve"> ei onnistunut, koska Arduino ei antanut tarpeeksi</w:t>
      </w:r>
      <w:r w:rsidR="002D7B90">
        <w:t xml:space="preserve"> virtaa läpi</w:t>
      </w:r>
      <w:r w:rsidR="006D170B">
        <w:t xml:space="preserve"> moottorille.</w:t>
      </w:r>
      <w:r w:rsidR="00434713">
        <w:t xml:space="preserve"> </w:t>
      </w:r>
      <w:r w:rsidR="00D2390B">
        <w:t>Seuraavaksi</w:t>
      </w:r>
      <w:r w:rsidR="00434713">
        <w:t xml:space="preserve"> päätin jättää moottorit </w:t>
      </w:r>
      <w:r w:rsidR="00AB0529">
        <w:t xml:space="preserve">kytkemisen </w:t>
      </w:r>
      <w:r w:rsidR="00434713">
        <w:t xml:space="preserve">vähäksi </w:t>
      </w:r>
      <w:r w:rsidR="00D2390B">
        <w:t xml:space="preserve">mietintään </w:t>
      </w:r>
      <w:r w:rsidR="00434713">
        <w:t xml:space="preserve">ja </w:t>
      </w:r>
      <w:r w:rsidR="00AB2A40">
        <w:t>aloin rakentaa</w:t>
      </w:r>
      <w:r w:rsidR="00AB0529">
        <w:t xml:space="preserve"> laitteelle</w:t>
      </w:r>
      <w:r w:rsidR="00AB2A40">
        <w:t xml:space="preserve"> koteloa</w:t>
      </w:r>
      <w:r w:rsidR="00AB0529">
        <w:t>.</w:t>
      </w:r>
      <w:r w:rsidR="00AB2A40">
        <w:t xml:space="preserve"> </w:t>
      </w:r>
      <w:r w:rsidR="00AB0529">
        <w:t>I</w:t>
      </w:r>
      <w:r w:rsidR="00AB2A40">
        <w:t>deana oli</w:t>
      </w:r>
      <w:r w:rsidR="005D3572">
        <w:t xml:space="preserve"> 3d-</w:t>
      </w:r>
      <w:r w:rsidR="00AB2A40">
        <w:t xml:space="preserve">tulostaa </w:t>
      </w:r>
      <w:r w:rsidR="005D3572">
        <w:t>kotelo,</w:t>
      </w:r>
      <w:r w:rsidR="00AB2A40">
        <w:t xml:space="preserve"> mutta tajusin ettei</w:t>
      </w:r>
      <w:r w:rsidR="00070ED3">
        <w:t xml:space="preserve"> </w:t>
      </w:r>
      <w:r w:rsidR="00AB2A40">
        <w:t>s</w:t>
      </w:r>
      <w:r w:rsidR="00C92827">
        <w:t xml:space="preserve">e olisi mahdollista laitteen komponenttien </w:t>
      </w:r>
      <w:r w:rsidR="007358D3">
        <w:t xml:space="preserve">koon takia. </w:t>
      </w:r>
      <w:r w:rsidR="00581210">
        <w:t>Päädyin rakentamaan kotelon Lego</w:t>
      </w:r>
      <w:r w:rsidR="001761DE">
        <w:t>-</w:t>
      </w:r>
      <w:r w:rsidR="002116A6">
        <w:t xml:space="preserve"> ja </w:t>
      </w:r>
      <w:r w:rsidR="001761DE">
        <w:t>D</w:t>
      </w:r>
      <w:r w:rsidR="002116A6">
        <w:t>ublo</w:t>
      </w:r>
      <w:r w:rsidR="001761DE">
        <w:t>-palikoista</w:t>
      </w:r>
      <w:r w:rsidR="00481168">
        <w:t>.</w:t>
      </w:r>
      <w:r w:rsidR="00A96ADF">
        <w:t xml:space="preserve"> </w:t>
      </w:r>
    </w:p>
    <w:p w14:paraId="4CD7C0C7" w14:textId="77777777" w:rsidR="00A82CED" w:rsidRDefault="001B0200" w:rsidP="00790C9E">
      <w:r>
        <w:t>Kotelon rakentamisen jälkeen jatkoin moottoreiden kytkentää</w:t>
      </w:r>
      <w:r w:rsidR="003C7D4F">
        <w:t xml:space="preserve">. </w:t>
      </w:r>
    </w:p>
    <w:p w14:paraId="1405A65F" w14:textId="77777777" w:rsidR="00A82CED" w:rsidRDefault="00483EA3" w:rsidP="00790C9E">
      <w:r>
        <w:t>Tein moottoreiden kytkennän ja kotelon</w:t>
      </w:r>
      <w:r w:rsidR="00D30CD6">
        <w:t>.</w:t>
      </w:r>
      <w:r>
        <w:t xml:space="preserve"> </w:t>
      </w:r>
      <w:r w:rsidR="00D30CD6">
        <w:t>A</w:t>
      </w:r>
      <w:r>
        <w:t>loitin</w:t>
      </w:r>
      <w:r w:rsidR="00D30CD6">
        <w:t xml:space="preserve"> tämän</w:t>
      </w:r>
      <w:r>
        <w:t xml:space="preserve"> 27. päivä joulukuuta 2024 ja lopetin 27. tammikuuta 2025. </w:t>
      </w:r>
    </w:p>
    <w:p w14:paraId="24609E5C" w14:textId="397D3922" w:rsidR="000E0AA3" w:rsidRDefault="003C7D4F" w:rsidP="00790C9E">
      <w:r>
        <w:t xml:space="preserve">Yritin saada moottorit toimimaan </w:t>
      </w:r>
      <w:r w:rsidR="00AB0529">
        <w:t xml:space="preserve">ainoastaan </w:t>
      </w:r>
      <w:r>
        <w:t xml:space="preserve">releiden avulla. </w:t>
      </w:r>
      <w:r w:rsidR="002B29AF">
        <w:t>Kytkentä</w:t>
      </w:r>
      <w:r>
        <w:t xml:space="preserve"> ei onnistunut</w:t>
      </w:r>
      <w:r w:rsidR="002B29AF">
        <w:t>,</w:t>
      </w:r>
      <w:r>
        <w:t xml:space="preserve"> koska </w:t>
      </w:r>
      <w:r w:rsidR="00AD1642">
        <w:t>releet syöttivät virtaa Arduinoon päin ja sai</w:t>
      </w:r>
      <w:r w:rsidR="00D63112">
        <w:t>vat</w:t>
      </w:r>
      <w:r w:rsidR="00AD1642">
        <w:t xml:space="preserve"> oikosulun aikaan</w:t>
      </w:r>
      <w:r w:rsidR="00D63112">
        <w:t>.</w:t>
      </w:r>
      <w:r w:rsidR="00FF228A">
        <w:t xml:space="preserve"> Ledejä </w:t>
      </w:r>
      <w:r w:rsidR="006F569F">
        <w:t>paloi oikosulun takia</w:t>
      </w:r>
      <w:r w:rsidR="00BC161F">
        <w:t>.</w:t>
      </w:r>
      <w:r w:rsidR="000E0AA3">
        <w:t xml:space="preserve"> Sain </w:t>
      </w:r>
      <w:r w:rsidR="00814E9B">
        <w:t>tietoa</w:t>
      </w:r>
      <w:r w:rsidR="000E0AA3">
        <w:t xml:space="preserve"> netistä etsi</w:t>
      </w:r>
      <w:r w:rsidR="00361D57">
        <w:t>mällä</w:t>
      </w:r>
      <w:r w:rsidR="000E0AA3">
        <w:t xml:space="preserve"> ja </w:t>
      </w:r>
      <w:r w:rsidR="0056777A">
        <w:t>löysin</w:t>
      </w:r>
      <w:r w:rsidR="000E0AA3">
        <w:t xml:space="preserve"> piirikaavion missä oli käytetty </w:t>
      </w:r>
      <w:r w:rsidR="00361D57">
        <w:t>NPN</w:t>
      </w:r>
      <w:r w:rsidR="000E0AA3">
        <w:t>-transistoreja</w:t>
      </w:r>
      <w:r w:rsidR="00C01EBB">
        <w:t xml:space="preserve"> yhdessä releen kanssa.  </w:t>
      </w:r>
      <w:r w:rsidR="00C2129C">
        <w:t>K</w:t>
      </w:r>
      <w:r w:rsidR="00C01EBB">
        <w:t>ytkin NPN</w:t>
      </w:r>
      <w:r w:rsidR="00DE6315">
        <w:t>-</w:t>
      </w:r>
      <w:r w:rsidR="00C01EBB">
        <w:t xml:space="preserve">transistorista tulevan pinnin </w:t>
      </w:r>
      <w:r w:rsidR="00DE6315">
        <w:t>yhteen releen ohjauksen kanssa ja käytin rele</w:t>
      </w:r>
      <w:r w:rsidR="003E1E0E">
        <w:t>ttä</w:t>
      </w:r>
      <w:r w:rsidR="00DE6315">
        <w:t xml:space="preserve"> niin että oh</w:t>
      </w:r>
      <w:r w:rsidR="003E1E0E">
        <w:t>j</w:t>
      </w:r>
      <w:r w:rsidR="00DE6315">
        <w:t>a</w:t>
      </w:r>
      <w:r w:rsidR="003E1E0E">
        <w:t>sin</w:t>
      </w:r>
      <w:r w:rsidR="000A1440">
        <w:t xml:space="preserve"> moottoreita miinusvirralla. </w:t>
      </w:r>
      <w:r w:rsidR="00661BDD">
        <w:t xml:space="preserve">Sain </w:t>
      </w:r>
      <w:r w:rsidR="004669A1">
        <w:t>laitteen</w:t>
      </w:r>
      <w:r w:rsidR="00661BDD">
        <w:t xml:space="preserve"> toimimaan ja pääsin suorittamaan itse koetta.</w:t>
      </w:r>
      <w:r w:rsidR="00664EBA">
        <w:t xml:space="preserve"> </w:t>
      </w:r>
    </w:p>
    <w:p w14:paraId="4058D5BE" w14:textId="165D7D76" w:rsidR="00B90BAC" w:rsidRDefault="00B90BAC" w:rsidP="00790C9E">
      <w:r>
        <w:rPr>
          <w:noProof/>
        </w:rPr>
        <w:drawing>
          <wp:inline distT="0" distB="0" distL="0" distR="0" wp14:anchorId="15246538" wp14:editId="304BC526">
            <wp:extent cx="2678466" cy="1537854"/>
            <wp:effectExtent l="0" t="0" r="7620" b="5715"/>
            <wp:docPr id="1893254717" name="Kuva 2" descr="Kuva, joka sisältää kohteen työkalu, sisä-, Johdotus, kaapel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54717" name="Kuva 2" descr="Kuva, joka sisältää kohteen työkalu, sisä-, Johdotus, kaapel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6587" r="14061" b="23196"/>
                    <a:stretch/>
                  </pic:blipFill>
                  <pic:spPr bwMode="auto">
                    <a:xfrm>
                      <a:off x="0" y="0"/>
                      <a:ext cx="2691110" cy="154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2C8F3" wp14:editId="4F03C4C7">
            <wp:extent cx="1352812" cy="2000992"/>
            <wp:effectExtent l="0" t="0" r="0" b="0"/>
            <wp:docPr id="1628049731" name="Kuva 1" descr="Kuva, joka sisältää kohteen Johdotus, kaapeli, elektroniikka, muov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731" name="Kuva 1" descr="Kuva, joka sisältää kohteen Johdotus, kaapeli, elektroniikka, muov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r="7039" b="4412"/>
                    <a:stretch/>
                  </pic:blipFill>
                  <pic:spPr bwMode="auto">
                    <a:xfrm>
                      <a:off x="0" y="0"/>
                      <a:ext cx="1362130" cy="201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A4666" w14:textId="6FD001EC" w:rsidR="00DF13E8" w:rsidRDefault="00DF13E8" w:rsidP="00790C9E"/>
    <w:p w14:paraId="34149EC3" w14:textId="1A156A00" w:rsidR="00F20518" w:rsidRDefault="00F20518" w:rsidP="00790C9E">
      <w:r>
        <w:t>Kuva</w:t>
      </w:r>
      <w:r w:rsidR="004B7AB0">
        <w:t xml:space="preserve"> 6.</w:t>
      </w:r>
      <w:r w:rsidR="0060695C">
        <w:t xml:space="preserve"> ja 7.</w:t>
      </w:r>
      <w:r>
        <w:t xml:space="preserve"> </w:t>
      </w:r>
      <w:r w:rsidR="004B7AB0">
        <w:t>V</w:t>
      </w:r>
      <w:r>
        <w:t>almi</w:t>
      </w:r>
      <w:r w:rsidR="004B7AB0">
        <w:t>s laite</w:t>
      </w:r>
      <w:r w:rsidR="0060695C">
        <w:t xml:space="preserve"> kotelon päältä ja sisältä</w:t>
      </w:r>
    </w:p>
    <w:p w14:paraId="7E304F2D" w14:textId="25C36A7A" w:rsidR="00AD1034" w:rsidRDefault="001C58B1" w:rsidP="00790C9E">
      <w:r>
        <w:t>Aloitin laitteen koodin ohjelmoinnin 14.</w:t>
      </w:r>
      <w:r w:rsidR="00C54466">
        <w:t xml:space="preserve"> lokakuuta</w:t>
      </w:r>
      <w:r w:rsidR="00F65A34">
        <w:t xml:space="preserve"> 2024</w:t>
      </w:r>
      <w:r w:rsidR="00A2123C">
        <w:t xml:space="preserve">. </w:t>
      </w:r>
      <w:r w:rsidR="003B3E13">
        <w:t xml:space="preserve">Tein </w:t>
      </w:r>
      <w:r w:rsidR="0047694B">
        <w:t xml:space="preserve">ohjelman käyttäen </w:t>
      </w:r>
      <w:r w:rsidR="00470946">
        <w:t>C++</w:t>
      </w:r>
      <w:r w:rsidR="00B22A67">
        <w:t xml:space="preserve"> </w:t>
      </w:r>
      <w:r w:rsidR="00470946">
        <w:t xml:space="preserve">ohjelmointikieltä. </w:t>
      </w:r>
      <w:r w:rsidR="00827127">
        <w:t xml:space="preserve">Ensimmäisessä koodi versiossa ei ollut yhdistettynä mitään </w:t>
      </w:r>
      <w:r w:rsidR="003D0A40">
        <w:t>verkkoon liittyvää</w:t>
      </w:r>
      <w:r w:rsidR="00177886">
        <w:t xml:space="preserve">. </w:t>
      </w:r>
      <w:r w:rsidR="00C600CD">
        <w:t>Halusin kuitenkin saada laitteen toimimaan verkkoon kytkettynä</w:t>
      </w:r>
      <w:r w:rsidR="00246188">
        <w:t>, jolloin pääsisin ohjaamaan sitä etänä.</w:t>
      </w:r>
    </w:p>
    <w:p w14:paraId="1D2C4F11" w14:textId="12E17C02" w:rsidR="009E4296" w:rsidRDefault="00D03457" w:rsidP="00790C9E">
      <w:r>
        <w:t>Toisessa versiossa s</w:t>
      </w:r>
      <w:r w:rsidR="00C30BD3">
        <w:t>ain laitteen toimimaan yhdessä kotimme wifi verkon kanssa</w:t>
      </w:r>
      <w:r w:rsidR="00E749FC">
        <w:t>,</w:t>
      </w:r>
      <w:r w:rsidR="00A53FA1">
        <w:t xml:space="preserve"> </w:t>
      </w:r>
      <w:r w:rsidR="00E749FC">
        <w:t>m</w:t>
      </w:r>
      <w:r w:rsidR="00466C58">
        <w:t xml:space="preserve">uttei se </w:t>
      </w:r>
      <w:r w:rsidR="00C5290B">
        <w:t>näkynyt Arduinon verkkopaneelissa.</w:t>
      </w:r>
      <w:r w:rsidR="00BC0EE9">
        <w:t xml:space="preserve"> </w:t>
      </w:r>
    </w:p>
    <w:p w14:paraId="2D442E7A" w14:textId="2A81FAF6" w:rsidR="00BC0EE9" w:rsidRDefault="00BC0EE9" w:rsidP="00790C9E">
      <w:r>
        <w:t xml:space="preserve">Kolmannessa versiossa käytin eri lisäosaa verkkoon yhdistämiseen ja sain </w:t>
      </w:r>
      <w:r w:rsidR="0073565A">
        <w:t xml:space="preserve">Arduinoni </w:t>
      </w:r>
      <w:r w:rsidR="00CE44D0">
        <w:t>näkymään verkkopaneelissa.</w:t>
      </w:r>
      <w:r w:rsidR="00B8290D">
        <w:t xml:space="preserve"> </w:t>
      </w:r>
      <w:r w:rsidR="00170306">
        <w:t>Lämpötila</w:t>
      </w:r>
      <w:r w:rsidR="00660BB1">
        <w:t>-</w:t>
      </w:r>
      <w:r w:rsidR="00170306">
        <w:t xml:space="preserve">anturi ei kuitenkaan antanut oikeaa </w:t>
      </w:r>
      <w:r w:rsidR="00E33DB3">
        <w:t>lukemaa vaan näytti miinus 56 astetta.</w:t>
      </w:r>
      <w:r w:rsidR="002C1FBF">
        <w:t xml:space="preserve"> </w:t>
      </w:r>
      <w:r w:rsidR="00795B96">
        <w:t>Sain sen näyttämään oikeaa lämpötilaa muuttamalla porttia</w:t>
      </w:r>
      <w:r w:rsidR="00537A6E">
        <w:t xml:space="preserve"> analogisesta digitaaliseen</w:t>
      </w:r>
      <w:r w:rsidR="00D92B38">
        <w:t xml:space="preserve"> ja tekemällä pieniä koodi muokkauksia.</w:t>
      </w:r>
    </w:p>
    <w:p w14:paraId="126EC336" w14:textId="70597531" w:rsidR="00C52954" w:rsidRDefault="008A022B" w:rsidP="00790C9E">
      <w:r>
        <w:lastRenderedPageBreak/>
        <w:t xml:space="preserve">Lopuksi lisäsin </w:t>
      </w:r>
      <w:r w:rsidR="002B6185">
        <w:t xml:space="preserve">koodiin </w:t>
      </w:r>
      <w:r>
        <w:t>ominaisuuden</w:t>
      </w:r>
      <w:r w:rsidR="00114350">
        <w:t xml:space="preserve">, jonka seurauksena </w:t>
      </w:r>
      <w:r>
        <w:t xml:space="preserve">valot sammuvat kello 21 ja </w:t>
      </w:r>
      <w:r w:rsidR="00BA6F10">
        <w:t>7 välillä</w:t>
      </w:r>
      <w:r w:rsidR="00114350">
        <w:t>. S</w:t>
      </w:r>
      <w:r w:rsidR="00BA6F10">
        <w:t>illoin laite ei myöskään kastele.</w:t>
      </w:r>
      <w:r w:rsidR="00000E7A">
        <w:t xml:space="preserve"> Samalla säädin laitteen kasteluaikaa lyhyemmäksi</w:t>
      </w:r>
      <w:r w:rsidR="00A91C16">
        <w:t>.</w:t>
      </w:r>
      <w:r w:rsidR="00C52954">
        <w:t xml:space="preserve"> Sain koodin valmiiksi</w:t>
      </w:r>
      <w:r w:rsidR="00B84E72">
        <w:t xml:space="preserve"> </w:t>
      </w:r>
      <w:r w:rsidR="00650D4E">
        <w:t>9. maaliskuuta 2025</w:t>
      </w:r>
      <w:r w:rsidR="00FB5F3D">
        <w:t xml:space="preserve">. Koodin eri versioita oli yli </w:t>
      </w:r>
      <w:r w:rsidR="006E6017">
        <w:t>30, johtuen uudesta ohjelmointi kielestä minulle.</w:t>
      </w:r>
      <w:r w:rsidR="00B845FA">
        <w:t xml:space="preserve"> Liitteessä 1 on viimeisin ohj</w:t>
      </w:r>
      <w:r w:rsidR="005A4D6D">
        <w:t>elma mikä on viety laitteeseen.</w:t>
      </w:r>
    </w:p>
    <w:p w14:paraId="4B5C29C5" w14:textId="33D68DEF" w:rsidR="00661BDD" w:rsidRDefault="00D84E1B" w:rsidP="00661BDD">
      <w:pPr>
        <w:pStyle w:val="Alaotsikko"/>
      </w:pPr>
      <w:bookmarkStart w:id="38" w:name="_Toc193627196"/>
      <w:r>
        <w:t>7</w:t>
      </w:r>
      <w:r w:rsidR="003F5366">
        <w:t xml:space="preserve">.5 </w:t>
      </w:r>
      <w:r w:rsidR="00661BDD">
        <w:t>Kokeen valmistelu</w:t>
      </w:r>
      <w:bookmarkEnd w:id="38"/>
    </w:p>
    <w:p w14:paraId="336E5A95" w14:textId="4F2F2CF8" w:rsidR="00983B42" w:rsidRDefault="00661BDD" w:rsidP="00661BDD">
      <w:pPr>
        <w:rPr>
          <w:noProof/>
        </w:rPr>
      </w:pPr>
      <w:r>
        <w:t xml:space="preserve">Siirsin laitteen </w:t>
      </w:r>
      <w:r w:rsidR="009C3A42">
        <w:t xml:space="preserve">ikkunalaudalle </w:t>
      </w:r>
      <w:r w:rsidR="00817E8A">
        <w:t>ja kytkin siihen virran mullankosteuden kalibrointia varten. Siirtämisen jälkeen mittasin kahteen karkkiras</w:t>
      </w:r>
      <w:r w:rsidR="005218DB">
        <w:t>i</w:t>
      </w:r>
      <w:r w:rsidR="00801661">
        <w:t xml:space="preserve">aan noin saman </w:t>
      </w:r>
      <w:r w:rsidR="00817E8A">
        <w:t>verran multaa</w:t>
      </w:r>
      <w:r w:rsidR="00EF36F0">
        <w:t xml:space="preserve"> </w:t>
      </w:r>
      <w:r w:rsidR="007050D1">
        <w:t>noin 5 cm</w:t>
      </w:r>
      <w:r w:rsidR="00817E8A">
        <w:t xml:space="preserve"> </w:t>
      </w:r>
      <w:r w:rsidR="000B11D3">
        <w:t>laitoi</w:t>
      </w:r>
      <w:r w:rsidR="005218DB">
        <w:t>n</w:t>
      </w:r>
      <w:r w:rsidR="00817E8A">
        <w:t xml:space="preserve"> 120 siementä per astia</w:t>
      </w:r>
      <w:r w:rsidR="00EF36F0">
        <w:t xml:space="preserve"> siisteihin riveihin</w:t>
      </w:r>
      <w:r w:rsidR="007050D1">
        <w:t>. En esikastellut multaa vaan annoin sen jopa vähän kuivahtaa ennen siement</w:t>
      </w:r>
      <w:r w:rsidR="00A90237">
        <w:t>en</w:t>
      </w:r>
      <w:r w:rsidR="007050D1">
        <w:t xml:space="preserve"> </w:t>
      </w:r>
      <w:r w:rsidR="007F030A">
        <w:t>asettamista,</w:t>
      </w:r>
      <w:r w:rsidR="007050D1">
        <w:t xml:space="preserve"> jolloin </w:t>
      </w:r>
      <w:r w:rsidR="007F030A">
        <w:t>laite saisi kastella vähän enemmän aluksi.</w:t>
      </w:r>
      <w:r w:rsidR="00C42EAB">
        <w:rPr>
          <w:noProof/>
        </w:rPr>
        <w:drawing>
          <wp:inline distT="0" distB="0" distL="0" distR="0" wp14:anchorId="6A445AF8" wp14:editId="55893567">
            <wp:extent cx="1559377" cy="2731324"/>
            <wp:effectExtent l="0" t="0" r="3175" b="0"/>
            <wp:docPr id="1911046321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2" r="10827"/>
                    <a:stretch/>
                  </pic:blipFill>
                  <pic:spPr bwMode="auto">
                    <a:xfrm>
                      <a:off x="0" y="0"/>
                      <a:ext cx="1568802" cy="27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25C5" w:rsidRPr="003425C5">
        <w:rPr>
          <w:noProof/>
        </w:rPr>
        <w:t xml:space="preserve"> </w:t>
      </w:r>
      <w:r w:rsidR="003425C5">
        <w:rPr>
          <w:noProof/>
        </w:rPr>
        <w:drawing>
          <wp:inline distT="0" distB="0" distL="0" distR="0" wp14:anchorId="5212B8E1" wp14:editId="1DD4713F">
            <wp:extent cx="3279519" cy="2458192"/>
            <wp:effectExtent l="0" t="0" r="0" b="0"/>
            <wp:docPr id="1966563225" name="Kuva 4" descr="Kuva, joka sisältää kohteen sisä-, Tarjoiluastiat, posliini, keraaminen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3225" name="Kuva 4" descr="Kuva, joka sisältää kohteen sisä-, Tarjoiluastiat, posliini, keraaminen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84" cy="24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FF23" w14:textId="77777777" w:rsidR="00983B42" w:rsidRDefault="00983B42" w:rsidP="00661BDD">
      <w:pPr>
        <w:rPr>
          <w:noProof/>
        </w:rPr>
      </w:pPr>
      <w:r>
        <w:rPr>
          <w:noProof/>
        </w:rPr>
        <w:drawing>
          <wp:inline distT="0" distB="0" distL="0" distR="0" wp14:anchorId="489BADDD" wp14:editId="23D5EA4E">
            <wp:extent cx="1990725" cy="2654299"/>
            <wp:effectExtent l="0" t="0" r="0" b="0"/>
            <wp:docPr id="191076001" name="Kuva 6" descr="Kuva, joka sisältää kohteen ruoka, Välipala, sisä-, maa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6001" name="Kuva 6" descr="Kuva, joka sisältää kohteen ruoka, Välipala, sisä-, maa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346" cy="267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34CD" w14:textId="0FDD89E7" w:rsidR="00983B42" w:rsidRDefault="00983B42" w:rsidP="00661BDD">
      <w:pPr>
        <w:rPr>
          <w:noProof/>
        </w:rPr>
      </w:pPr>
      <w:r>
        <w:rPr>
          <w:noProof/>
        </w:rPr>
        <w:t>Kuvat</w:t>
      </w:r>
      <w:r w:rsidR="00CF729F">
        <w:rPr>
          <w:noProof/>
        </w:rPr>
        <w:t xml:space="preserve"> 8, 9, ja 10.</w:t>
      </w:r>
      <w:r>
        <w:rPr>
          <w:noProof/>
        </w:rPr>
        <w:t xml:space="preserve"> Herneiden </w:t>
      </w:r>
      <w:r w:rsidR="00CF729F">
        <w:rPr>
          <w:noProof/>
        </w:rPr>
        <w:t>istuttaminen</w:t>
      </w:r>
    </w:p>
    <w:p w14:paraId="4E10FF61" w14:textId="77777777" w:rsidR="00983B42" w:rsidRDefault="00B90BAC" w:rsidP="00661B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C5E67D" wp14:editId="740808C6">
            <wp:extent cx="1992485" cy="2657475"/>
            <wp:effectExtent l="0" t="0" r="8255" b="0"/>
            <wp:docPr id="1998263252" name="Kuva 5" descr="Kuva, joka sisältää kohteen Johdotus, kaapeli, Sähkövirta, elektroniikka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3252" name="Kuva 5" descr="Kuva, joka sisältää kohteen Johdotus, kaapeli, Sähkövirta, elektroniikka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08" cy="26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66A0" w14:textId="77380136" w:rsidR="00983B42" w:rsidRDefault="00983B42" w:rsidP="00661BDD">
      <w:pPr>
        <w:rPr>
          <w:noProof/>
        </w:rPr>
      </w:pPr>
      <w:r>
        <w:rPr>
          <w:noProof/>
        </w:rPr>
        <w:t>Kuva</w:t>
      </w:r>
      <w:r w:rsidR="00CF729F">
        <w:rPr>
          <w:noProof/>
        </w:rPr>
        <w:t xml:space="preserve"> 11.</w:t>
      </w:r>
      <w:r>
        <w:rPr>
          <w:noProof/>
        </w:rPr>
        <w:t xml:space="preserve"> </w:t>
      </w:r>
      <w:r w:rsidR="00CF729F">
        <w:rPr>
          <w:noProof/>
        </w:rPr>
        <w:t>L</w:t>
      </w:r>
      <w:r>
        <w:rPr>
          <w:noProof/>
        </w:rPr>
        <w:t>ait</w:t>
      </w:r>
      <w:r w:rsidR="00CF729F">
        <w:rPr>
          <w:noProof/>
        </w:rPr>
        <w:t>e tutkimuspaikassaan</w:t>
      </w:r>
    </w:p>
    <w:p w14:paraId="075D437A" w14:textId="0105694A" w:rsidR="00F55B51" w:rsidRPr="00661BDD" w:rsidRDefault="00D84E1B" w:rsidP="00421CE2">
      <w:pPr>
        <w:pStyle w:val="Otsikko2"/>
      </w:pPr>
      <w:bookmarkStart w:id="39" w:name="_Toc193627197"/>
      <w:r>
        <w:t>8</w:t>
      </w:r>
      <w:r w:rsidR="003F5366">
        <w:t xml:space="preserve">. </w:t>
      </w:r>
      <w:r w:rsidR="00421CE2">
        <w:t>Tutkimus</w:t>
      </w:r>
      <w:bookmarkEnd w:id="39"/>
    </w:p>
    <w:p w14:paraId="337A32BA" w14:textId="0CDF56BB" w:rsidR="00661BDD" w:rsidRDefault="00421CE2" w:rsidP="00421CE2">
      <w:pPr>
        <w:pStyle w:val="Alaotsikko"/>
      </w:pPr>
      <w:bookmarkStart w:id="40" w:name="_Toc193627198"/>
      <w:r>
        <w:t>26.1.2025</w:t>
      </w:r>
      <w:r w:rsidR="0060710B">
        <w:t xml:space="preserve"> sunnuntai</w:t>
      </w:r>
      <w:bookmarkEnd w:id="40"/>
    </w:p>
    <w:p w14:paraId="5313EC61" w14:textId="23EB6E47" w:rsidR="00421CE2" w:rsidRDefault="00421CE2" w:rsidP="00421CE2">
      <w:r>
        <w:t>Aloitin tutkimuksen tasan kello 17:00</w:t>
      </w:r>
      <w:r w:rsidR="00895771">
        <w:t>. Laitteeni oli silloin kytketty vielä tietokoneeseen virheiden etsimiseksi</w:t>
      </w:r>
      <w:r w:rsidR="00D01FB4">
        <w:t xml:space="preserve">. </w:t>
      </w:r>
      <w:r w:rsidR="005D2475">
        <w:t xml:space="preserve">Heti aluksi </w:t>
      </w:r>
      <w:r w:rsidR="00137A27">
        <w:t>laitoin 4 dl</w:t>
      </w:r>
      <w:r w:rsidR="005D2475">
        <w:t xml:space="preserve"> vettä koneen säili</w:t>
      </w:r>
      <w:r w:rsidR="001F605B">
        <w:t>öön</w:t>
      </w:r>
      <w:r w:rsidR="0015097F">
        <w:t xml:space="preserve"> ja laite syötti veden</w:t>
      </w:r>
      <w:r w:rsidR="001F605B">
        <w:t xml:space="preserve"> suoraan multaan.</w:t>
      </w:r>
    </w:p>
    <w:p w14:paraId="050ED00C" w14:textId="11BB8D67" w:rsidR="00201604" w:rsidRDefault="0015097F" w:rsidP="00421CE2">
      <w:r>
        <w:t xml:space="preserve">Kello </w:t>
      </w:r>
      <w:r w:rsidR="00137A27">
        <w:t>17:43 muokkasin koodia kastelemaan vähemmän, mutta useammin huomioiden antureiden tulokset</w:t>
      </w:r>
      <w:r w:rsidR="00DE4E47">
        <w:t xml:space="preserve">. Siirsin vesiputket mullan pohjalle ja teippasin ne </w:t>
      </w:r>
      <w:r w:rsidR="00C51876">
        <w:t xml:space="preserve">astiaan </w:t>
      </w:r>
      <w:r w:rsidR="00097F3C">
        <w:t>kiinni,</w:t>
      </w:r>
      <w:r w:rsidR="00C51876">
        <w:t xml:space="preserve"> etteivät ne irtoaisi. </w:t>
      </w:r>
      <w:r w:rsidR="00A41CFA">
        <w:t>K</w:t>
      </w:r>
      <w:r w:rsidR="00C51876">
        <w:t>aste</w:t>
      </w:r>
      <w:r w:rsidR="00A41CFA">
        <w:t>lin</w:t>
      </w:r>
      <w:r w:rsidR="00097F3C">
        <w:t xml:space="preserve"> vahingossa 8 </w:t>
      </w:r>
      <w:r w:rsidR="00201604">
        <w:t>sekuntia,</w:t>
      </w:r>
      <w:r w:rsidR="00097F3C">
        <w:t xml:space="preserve"> jolloin säiliö tyhjeni</w:t>
      </w:r>
      <w:r w:rsidR="000E48BB">
        <w:t xml:space="preserve">, koska koodissani oli </w:t>
      </w:r>
      <w:r w:rsidR="00A41CFA">
        <w:t>virhe</w:t>
      </w:r>
      <w:r w:rsidR="000E48BB">
        <w:t xml:space="preserve"> ja laite syötti liikaa vettä kerralla.</w:t>
      </w:r>
    </w:p>
    <w:p w14:paraId="776CD380" w14:textId="16A96FA7" w:rsidR="00137A27" w:rsidRDefault="0015097F" w:rsidP="00421CE2">
      <w:r>
        <w:t xml:space="preserve">Kello </w:t>
      </w:r>
      <w:r w:rsidR="00201604">
        <w:t xml:space="preserve">17:52 </w:t>
      </w:r>
      <w:r w:rsidR="00AA282A">
        <w:t>M</w:t>
      </w:r>
      <w:r w:rsidR="00201604">
        <w:t>uo</w:t>
      </w:r>
      <w:r w:rsidR="009A4B4C">
        <w:t xml:space="preserve">kkasin </w:t>
      </w:r>
      <w:r w:rsidR="00201604">
        <w:t xml:space="preserve">koodia </w:t>
      </w:r>
      <w:r w:rsidR="00DD0C4C">
        <w:t>siten</w:t>
      </w:r>
      <w:r w:rsidR="00E32532">
        <w:t>,</w:t>
      </w:r>
      <w:r w:rsidR="00DD0C4C">
        <w:t xml:space="preserve"> että valot eivät pala yöllä ja </w:t>
      </w:r>
      <w:r w:rsidR="00DD58C9">
        <w:t>ledit palavat</w:t>
      </w:r>
      <w:r w:rsidR="00E26A8C">
        <w:t xml:space="preserve"> oike</w:t>
      </w:r>
      <w:r w:rsidR="005C2790">
        <w:t>assa kohdassa</w:t>
      </w:r>
      <w:r w:rsidR="00E26A8C">
        <w:t xml:space="preserve">. Huomasin ettei toinen pumpuista jaksanut pumpata kunnolla johtuen sen </w:t>
      </w:r>
      <w:r w:rsidR="00B06745">
        <w:t>pidemmästä putkesta, mutta päätin ja</w:t>
      </w:r>
      <w:r w:rsidR="00C95B0A">
        <w:t xml:space="preserve">tkaa kuitenkin </w:t>
      </w:r>
      <w:r w:rsidR="0079652C">
        <w:t xml:space="preserve">samalla </w:t>
      </w:r>
      <w:r w:rsidR="001C2B40">
        <w:t>pumpulla.</w:t>
      </w:r>
    </w:p>
    <w:p w14:paraId="1652512A" w14:textId="43D41C52" w:rsidR="0092427C" w:rsidRDefault="0015097F" w:rsidP="00421CE2">
      <w:r>
        <w:t xml:space="preserve">Kello </w:t>
      </w:r>
      <w:r w:rsidR="0092427C">
        <w:t xml:space="preserve">18:01 </w:t>
      </w:r>
      <w:r w:rsidR="005C2790">
        <w:t>H</w:t>
      </w:r>
      <w:r w:rsidR="0092427C">
        <w:t>uomasin ettei</w:t>
      </w:r>
      <w:r w:rsidR="001C2B40">
        <w:t>vät</w:t>
      </w:r>
      <w:r w:rsidR="0092427C">
        <w:t xml:space="preserve"> ledit palaneet </w:t>
      </w:r>
      <w:r w:rsidR="0060710B">
        <w:t>ollenkaan,</w:t>
      </w:r>
      <w:r w:rsidR="00417224">
        <w:t xml:space="preserve"> vaikka olin </w:t>
      </w:r>
      <w:r w:rsidR="004F2D01">
        <w:t>muokannut</w:t>
      </w:r>
      <w:r w:rsidR="001C2B40">
        <w:t xml:space="preserve"> ohjelmaa</w:t>
      </w:r>
      <w:r w:rsidR="004F2D01">
        <w:t>,</w:t>
      </w:r>
      <w:r w:rsidR="00417224">
        <w:t xml:space="preserve"> </w:t>
      </w:r>
      <w:r w:rsidR="00B92950">
        <w:t xml:space="preserve">niin </w:t>
      </w:r>
      <w:r w:rsidR="00417224">
        <w:t>että ne palaisivat</w:t>
      </w:r>
      <w:r w:rsidR="0060710B">
        <w:t xml:space="preserve"> </w:t>
      </w:r>
      <w:r w:rsidR="00B92950">
        <w:t xml:space="preserve">päivisin. </w:t>
      </w:r>
      <w:r w:rsidR="002207B4">
        <w:t>P</w:t>
      </w:r>
      <w:r w:rsidR="004F2D01">
        <w:t>ääti</w:t>
      </w:r>
      <w:r w:rsidR="00B92950">
        <w:t>n</w:t>
      </w:r>
      <w:r w:rsidR="004F2D01">
        <w:t>,</w:t>
      </w:r>
      <w:r w:rsidR="0060710B">
        <w:t xml:space="preserve"> että </w:t>
      </w:r>
      <w:r w:rsidR="003D1C45">
        <w:t>korjaan sen</w:t>
      </w:r>
      <w:r w:rsidR="0060710B">
        <w:t xml:space="preserve"> </w:t>
      </w:r>
      <w:r w:rsidR="002207B4">
        <w:t>seuraavana päivänä</w:t>
      </w:r>
      <w:r w:rsidR="004F2D01">
        <w:t>.</w:t>
      </w:r>
    </w:p>
    <w:p w14:paraId="531F3E71" w14:textId="6D891B54" w:rsidR="004F2D01" w:rsidRDefault="0015097F" w:rsidP="00421CE2">
      <w:r>
        <w:t>Kello</w:t>
      </w:r>
      <w:r w:rsidR="002207B4">
        <w:t xml:space="preserve"> </w:t>
      </w:r>
      <w:r w:rsidR="004F2D01">
        <w:t xml:space="preserve">18:11 </w:t>
      </w:r>
      <w:r w:rsidR="005C2790">
        <w:t>L</w:t>
      </w:r>
      <w:r w:rsidR="004F2D01">
        <w:t>isä</w:t>
      </w:r>
      <w:r w:rsidR="002207B4">
        <w:t>sin</w:t>
      </w:r>
      <w:r w:rsidR="004F2D01">
        <w:t xml:space="preserve"> 2.5</w:t>
      </w:r>
      <w:r w:rsidR="00B03D9B">
        <w:t xml:space="preserve"> </w:t>
      </w:r>
      <w:r w:rsidR="004F2D01">
        <w:t>dl</w:t>
      </w:r>
      <w:r w:rsidR="00B03D9B">
        <w:t xml:space="preserve"> vettä laitteeseen ja laite tunnist</w:t>
      </w:r>
      <w:r w:rsidR="007806F6">
        <w:t>i</w:t>
      </w:r>
      <w:r w:rsidR="00B03D9B">
        <w:t xml:space="preserve"> </w:t>
      </w:r>
      <w:r w:rsidR="00F9418F">
        <w:t>veden</w:t>
      </w:r>
      <w:r w:rsidR="00B03D9B">
        <w:t>.</w:t>
      </w:r>
      <w:r w:rsidR="005D56C2">
        <w:t xml:space="preserve"> Irrot</w:t>
      </w:r>
      <w:r w:rsidR="007806F6">
        <w:t>in</w:t>
      </w:r>
      <w:r w:rsidR="005D56C2">
        <w:t xml:space="preserve"> laite</w:t>
      </w:r>
      <w:r w:rsidR="007806F6">
        <w:t>en</w:t>
      </w:r>
      <w:r w:rsidR="005D56C2">
        <w:t xml:space="preserve"> pois tietokoneesta.</w:t>
      </w:r>
    </w:p>
    <w:p w14:paraId="042CCFB3" w14:textId="21653F76" w:rsidR="00302141" w:rsidRDefault="0015097F" w:rsidP="00421CE2">
      <w:r>
        <w:t xml:space="preserve">Kello </w:t>
      </w:r>
      <w:r w:rsidR="00302141">
        <w:t>21:03 Katso</w:t>
      </w:r>
      <w:r w:rsidR="007806F6">
        <w:t>in verkkopaneelista,</w:t>
      </w:r>
      <w:r w:rsidR="00302141">
        <w:t xml:space="preserve"> että laite toimii oikein</w:t>
      </w:r>
      <w:r w:rsidR="007806F6">
        <w:t>.</w:t>
      </w:r>
    </w:p>
    <w:p w14:paraId="6C9B2867" w14:textId="4CCE5FF4" w:rsidR="009323A5" w:rsidRDefault="00B93676" w:rsidP="00421CE2">
      <w:r>
        <w:t xml:space="preserve">Äitini kasteli </w:t>
      </w:r>
      <w:r w:rsidR="007806F6">
        <w:t>om</w:t>
      </w:r>
      <w:r w:rsidR="00010D6A">
        <w:t>aa</w:t>
      </w:r>
      <w:r w:rsidR="005C6E3C">
        <w:t>n</w:t>
      </w:r>
      <w:r w:rsidR="00010D6A">
        <w:t xml:space="preserve"> herneviljelmäänsä</w:t>
      </w:r>
      <w:r w:rsidR="007806F6">
        <w:t xml:space="preserve"> </w:t>
      </w:r>
      <w:r>
        <w:t>2,5 dl</w:t>
      </w:r>
      <w:r w:rsidR="00010D6A">
        <w:t xml:space="preserve"> vettä</w:t>
      </w:r>
      <w:r w:rsidR="00010D6A" w:rsidRPr="00010D6A">
        <w:t xml:space="preserve"> </w:t>
      </w:r>
      <w:r w:rsidR="00010D6A">
        <w:t>kello 18:00.</w:t>
      </w:r>
    </w:p>
    <w:p w14:paraId="234AD6BB" w14:textId="35A741FC" w:rsidR="00B93676" w:rsidRDefault="009323A5" w:rsidP="00421CE2">
      <w:r>
        <w:rPr>
          <w:noProof/>
        </w:rPr>
        <w:lastRenderedPageBreak/>
        <w:drawing>
          <wp:inline distT="0" distB="0" distL="0" distR="0" wp14:anchorId="195771FA" wp14:editId="4ABC521F">
            <wp:extent cx="3097638" cy="2325641"/>
            <wp:effectExtent l="0" t="0" r="7620" b="0"/>
            <wp:docPr id="1610918970" name="Kuva 7" descr="Kuva, joka sisältää kohteen teksti, näyttö, kuvakaappaus, tietokone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18970" name="Kuva 7" descr="Kuva, joka sisältää kohteen teksti, näyttö, kuvakaappaus, tietokone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018" cy="233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A160" w14:textId="321BD1DD" w:rsidR="009323A5" w:rsidRDefault="009323A5" w:rsidP="009323A5">
      <w:r>
        <w:t xml:space="preserve">Kuva. 12 </w:t>
      </w:r>
      <w:r w:rsidR="007806F6">
        <w:t>Kuva tietokoneesta missä on auki</w:t>
      </w:r>
      <w:r w:rsidR="00010D6A">
        <w:t xml:space="preserve"> laitteen verkkopaneeli</w:t>
      </w:r>
    </w:p>
    <w:p w14:paraId="22D42CC1" w14:textId="48C4B77D" w:rsidR="009E5948" w:rsidRDefault="004C6572" w:rsidP="009E5948">
      <w:pPr>
        <w:pStyle w:val="Alaotsikko"/>
      </w:pPr>
      <w:bookmarkStart w:id="41" w:name="_Toc193627199"/>
      <w:r>
        <w:t>27.1.2025 maanantai</w:t>
      </w:r>
      <w:bookmarkEnd w:id="41"/>
    </w:p>
    <w:p w14:paraId="3705CE45" w14:textId="5BD81DBE" w:rsidR="004C6572" w:rsidRDefault="00E65256" w:rsidP="004C6572">
      <w:r>
        <w:t xml:space="preserve">Kello </w:t>
      </w:r>
      <w:r w:rsidR="00B93676">
        <w:t>9:2</w:t>
      </w:r>
      <w:r w:rsidR="00672ACB">
        <w:t xml:space="preserve">7 </w:t>
      </w:r>
      <w:r w:rsidR="00F50B61">
        <w:t>T</w:t>
      </w:r>
      <w:r w:rsidR="00672ACB">
        <w:t>arkistin</w:t>
      </w:r>
      <w:r w:rsidR="005C6E3C">
        <w:t>,</w:t>
      </w:r>
      <w:r w:rsidR="00672ACB">
        <w:t xml:space="preserve"> että laite toimii oikei</w:t>
      </w:r>
      <w:r w:rsidR="00F50B61">
        <w:t>n. H</w:t>
      </w:r>
      <w:r w:rsidR="000628A5">
        <w:t>uomasin ettei multa ole kuivunut yöllä.</w:t>
      </w:r>
    </w:p>
    <w:p w14:paraId="4A3898E6" w14:textId="4218D153" w:rsidR="00A221B2" w:rsidRDefault="00E65256" w:rsidP="004C6572">
      <w:r>
        <w:t xml:space="preserve">Kello </w:t>
      </w:r>
      <w:r w:rsidR="006C0C1D">
        <w:t>1</w:t>
      </w:r>
      <w:r w:rsidR="00444D19">
        <w:t>4:40</w:t>
      </w:r>
      <w:r w:rsidR="005C6E3C">
        <w:t xml:space="preserve"> Tarkistin, että</w:t>
      </w:r>
      <w:r w:rsidR="00444D19">
        <w:t xml:space="preserve"> kaikki toimii oikein</w:t>
      </w:r>
      <w:r w:rsidR="005C6E3C">
        <w:t>.</w:t>
      </w:r>
      <w:r w:rsidR="00444D19">
        <w:t xml:space="preserve"> </w:t>
      </w:r>
      <w:r w:rsidR="005C6E3C">
        <w:t>O</w:t>
      </w:r>
      <w:r w:rsidR="00444D19">
        <w:t>sa siemenistä oli noussut</w:t>
      </w:r>
      <w:r w:rsidR="00127EED">
        <w:t xml:space="preserve"> mullan</w:t>
      </w:r>
      <w:r w:rsidR="00444D19">
        <w:t xml:space="preserve"> pintaan ja painelin ne </w:t>
      </w:r>
      <w:r w:rsidR="00127EED">
        <w:t>multaan</w:t>
      </w:r>
      <w:r w:rsidR="00823494">
        <w:t xml:space="preserve"> takaisin.</w:t>
      </w:r>
    </w:p>
    <w:p w14:paraId="3DBE3611" w14:textId="6D176D98" w:rsidR="00823494" w:rsidRDefault="00E65256" w:rsidP="004C6572">
      <w:r>
        <w:t xml:space="preserve">Kello </w:t>
      </w:r>
      <w:r w:rsidR="00823494">
        <w:t xml:space="preserve">16:40 </w:t>
      </w:r>
      <w:r w:rsidR="0015391F">
        <w:t>L</w:t>
      </w:r>
      <w:r w:rsidR="00823494">
        <w:t>aite oli kuumentunut h</w:t>
      </w:r>
      <w:r w:rsidR="000143E2">
        <w:t>uo</w:t>
      </w:r>
      <w:r w:rsidR="00823494">
        <w:t>mattavasti</w:t>
      </w:r>
      <w:r w:rsidR="000143E2">
        <w:t>. Korkein lämpötila oli</w:t>
      </w:r>
      <w:r w:rsidR="00823494">
        <w:t xml:space="preserve"> 27</w:t>
      </w:r>
      <w:r>
        <w:t xml:space="preserve"> </w:t>
      </w:r>
      <w:r w:rsidR="000143E2">
        <w:t xml:space="preserve">astetta. Avasin laiteen kotelon ja annoin </w:t>
      </w:r>
      <w:r w:rsidR="00886ABC">
        <w:t>sen jäähtyä</w:t>
      </w:r>
    </w:p>
    <w:p w14:paraId="4B824CC2" w14:textId="23AB5D0E" w:rsidR="00886ABC" w:rsidRDefault="00E65256" w:rsidP="004C6572">
      <w:r>
        <w:t xml:space="preserve">Kello </w:t>
      </w:r>
      <w:r w:rsidR="00886ABC">
        <w:t xml:space="preserve">20:30 </w:t>
      </w:r>
      <w:r w:rsidR="00B355E5">
        <w:t>L</w:t>
      </w:r>
      <w:r w:rsidR="00886ABC">
        <w:t>aite ei ole kastellut vieläkään</w:t>
      </w:r>
      <w:r w:rsidR="00A578C5">
        <w:t xml:space="preserve"> ja multa on </w:t>
      </w:r>
      <w:r w:rsidR="00B21DDA">
        <w:t>vähän</w:t>
      </w:r>
      <w:r w:rsidR="00A578C5">
        <w:t xml:space="preserve"> kuiv</w:t>
      </w:r>
      <w:r w:rsidR="00B21DDA">
        <w:t>unut</w:t>
      </w:r>
      <w:r w:rsidR="00A578C5">
        <w:t>.</w:t>
      </w:r>
    </w:p>
    <w:p w14:paraId="2F4CE624" w14:textId="695DFF4A" w:rsidR="00FA5B7E" w:rsidRDefault="00FA5B7E" w:rsidP="00FA5B7E">
      <w:r>
        <w:t>Äitini kasteli omaa</w:t>
      </w:r>
      <w:r w:rsidR="00E65256">
        <w:t>n</w:t>
      </w:r>
      <w:r>
        <w:t xml:space="preserve"> herneviljelmäänsä 1 dl vettä</w:t>
      </w:r>
      <w:r w:rsidRPr="00010D6A">
        <w:t xml:space="preserve"> </w:t>
      </w:r>
      <w:r>
        <w:t>kello 1</w:t>
      </w:r>
      <w:r w:rsidR="000531D7">
        <w:t>6:45</w:t>
      </w:r>
      <w:r>
        <w:t>.</w:t>
      </w:r>
    </w:p>
    <w:p w14:paraId="602866C7" w14:textId="76DE78F7" w:rsidR="00B762F7" w:rsidRDefault="00B762F7" w:rsidP="00B762F7">
      <w:pPr>
        <w:pStyle w:val="Alaotsikko"/>
      </w:pPr>
      <w:bookmarkStart w:id="42" w:name="_Toc193627200"/>
      <w:r>
        <w:t>28.1.2025 tiistai</w:t>
      </w:r>
      <w:bookmarkEnd w:id="42"/>
    </w:p>
    <w:p w14:paraId="49693CAE" w14:textId="7E4389D5" w:rsidR="004C42EF" w:rsidRDefault="00E65256" w:rsidP="004C42EF">
      <w:r>
        <w:t xml:space="preserve">Kello </w:t>
      </w:r>
      <w:r w:rsidR="00AC02B9">
        <w:t xml:space="preserve">7:00 </w:t>
      </w:r>
      <w:r w:rsidR="003B157D">
        <w:t>M</w:t>
      </w:r>
      <w:r w:rsidR="00AC02B9">
        <w:t>ulta o</w:t>
      </w:r>
      <w:r w:rsidR="003B157D">
        <w:t>li</w:t>
      </w:r>
      <w:r w:rsidR="00AC02B9">
        <w:t xml:space="preserve"> kuivunut lisää</w:t>
      </w:r>
      <w:r w:rsidR="005B13FE">
        <w:t xml:space="preserve"> muttei </w:t>
      </w:r>
      <w:r w:rsidR="00990BAF">
        <w:t>riittävän paljon,</w:t>
      </w:r>
      <w:r w:rsidR="005B13FE">
        <w:t xml:space="preserve"> että laite k</w:t>
      </w:r>
      <w:r w:rsidR="003D4E48">
        <w:t>astelee</w:t>
      </w:r>
      <w:r w:rsidR="009E34C8">
        <w:t>. Ledit eivät palaneet oikein vieläkään</w:t>
      </w:r>
      <w:r w:rsidR="00B01E59">
        <w:t>.</w:t>
      </w:r>
    </w:p>
    <w:p w14:paraId="6AFC2218" w14:textId="590F7211" w:rsidR="00026CD6" w:rsidRDefault="00AA65F5" w:rsidP="004C42EF">
      <w:r>
        <w:t xml:space="preserve">Kello </w:t>
      </w:r>
      <w:r w:rsidR="004A272D">
        <w:t>21:09</w:t>
      </w:r>
      <w:r w:rsidR="00026CD6">
        <w:t xml:space="preserve"> </w:t>
      </w:r>
      <w:r w:rsidR="003B157D">
        <w:t>L</w:t>
      </w:r>
      <w:r w:rsidR="0076194C">
        <w:t xml:space="preserve">aite </w:t>
      </w:r>
      <w:r w:rsidR="00026CD6">
        <w:t>ei ole kastellut vieläkään</w:t>
      </w:r>
      <w:r w:rsidR="000531D7">
        <w:t>.</w:t>
      </w:r>
    </w:p>
    <w:p w14:paraId="3BD9E817" w14:textId="37828524" w:rsidR="0076194C" w:rsidRDefault="005F3CC3" w:rsidP="00E8649A">
      <w:pPr>
        <w:pStyle w:val="Alaotsikko"/>
      </w:pPr>
      <w:bookmarkStart w:id="43" w:name="_Toc193627201"/>
      <w:r>
        <w:t>29.1.2025</w:t>
      </w:r>
      <w:r w:rsidR="006824FF">
        <w:t xml:space="preserve"> keskiviikko</w:t>
      </w:r>
      <w:bookmarkEnd w:id="43"/>
    </w:p>
    <w:p w14:paraId="068F6E35" w14:textId="10DE9787" w:rsidR="00677B86" w:rsidRDefault="00B821DC" w:rsidP="00677B86">
      <w:r>
        <w:t>Ei muistiinpanoja</w:t>
      </w:r>
      <w:r w:rsidR="000531D7">
        <w:t>.</w:t>
      </w:r>
    </w:p>
    <w:p w14:paraId="50E82820" w14:textId="7944791C" w:rsidR="000531D7" w:rsidRDefault="000531D7" w:rsidP="000531D7">
      <w:r>
        <w:t>Äitini kasteli omaa</w:t>
      </w:r>
      <w:r w:rsidR="00AA65F5">
        <w:t>n</w:t>
      </w:r>
      <w:r>
        <w:t xml:space="preserve"> herneviljelmäänsä 1 dl vettä</w:t>
      </w:r>
      <w:r w:rsidRPr="00010D6A">
        <w:t xml:space="preserve"> </w:t>
      </w:r>
      <w:r>
        <w:t>kello 16:40.</w:t>
      </w:r>
    </w:p>
    <w:p w14:paraId="4A69E527" w14:textId="399E1144" w:rsidR="00B821DC" w:rsidRDefault="006824FF" w:rsidP="006824FF">
      <w:pPr>
        <w:pStyle w:val="Alaotsikko"/>
      </w:pPr>
      <w:bookmarkStart w:id="44" w:name="_Toc193627202"/>
      <w:r>
        <w:t>30.1.2025 torstai</w:t>
      </w:r>
      <w:bookmarkEnd w:id="44"/>
    </w:p>
    <w:p w14:paraId="5E610FDB" w14:textId="4667CFAA" w:rsidR="006824FF" w:rsidRDefault="006824FF" w:rsidP="006824FF">
      <w:r>
        <w:t>Ei muistiinpanoja</w:t>
      </w:r>
      <w:r w:rsidR="000531D7">
        <w:t>.</w:t>
      </w:r>
    </w:p>
    <w:p w14:paraId="1B5F3B3F" w14:textId="4B581BF0" w:rsidR="00BA49AA" w:rsidRDefault="00BA49AA" w:rsidP="00BA49AA">
      <w:r>
        <w:t>Äitini kasteli omaa herneviljelmäänsä 2 dl vettä</w:t>
      </w:r>
      <w:r w:rsidRPr="00010D6A">
        <w:t xml:space="preserve"> </w:t>
      </w:r>
      <w:r>
        <w:t>kello 1</w:t>
      </w:r>
      <w:r w:rsidR="0041479A">
        <w:t>2</w:t>
      </w:r>
      <w:r>
        <w:t>:</w:t>
      </w:r>
      <w:r w:rsidR="0041479A">
        <w:t>45</w:t>
      </w:r>
      <w:r>
        <w:t>.</w:t>
      </w:r>
    </w:p>
    <w:p w14:paraId="23D93208" w14:textId="7D0CBCE2" w:rsidR="006824FF" w:rsidRDefault="001A2D73" w:rsidP="001A2D73">
      <w:pPr>
        <w:pStyle w:val="Alaotsikko"/>
      </w:pPr>
      <w:bookmarkStart w:id="45" w:name="_Toc193627203"/>
      <w:r>
        <w:t>31.1.2025 perjantai</w:t>
      </w:r>
      <w:bookmarkEnd w:id="45"/>
    </w:p>
    <w:p w14:paraId="06690AD7" w14:textId="578F9D3B" w:rsidR="008E46E6" w:rsidRDefault="0004408A" w:rsidP="008E46E6">
      <w:r>
        <w:lastRenderedPageBreak/>
        <w:t>Laite toimii muuten</w:t>
      </w:r>
      <w:r w:rsidR="00EC6C64">
        <w:t xml:space="preserve">, mutta </w:t>
      </w:r>
      <w:r>
        <w:t xml:space="preserve">ledit </w:t>
      </w:r>
      <w:r w:rsidR="00973427">
        <w:t xml:space="preserve">eivät </w:t>
      </w:r>
      <w:r>
        <w:t>pala ollenkaan</w:t>
      </w:r>
      <w:r w:rsidR="00EC6C64">
        <w:t>.</w:t>
      </w:r>
      <w:r>
        <w:t xml:space="preserve"> </w:t>
      </w:r>
      <w:r w:rsidR="00C469A8">
        <w:t>Siemenet olivat alkaneet itämään minulla ja äidilläni.</w:t>
      </w:r>
    </w:p>
    <w:p w14:paraId="30C255A7" w14:textId="7380AC86" w:rsidR="00D5604A" w:rsidRPr="00D5604A" w:rsidRDefault="00292136" w:rsidP="00D5604A">
      <w:r w:rsidRPr="00292136">
        <w:rPr>
          <w:noProof/>
        </w:rPr>
        <w:drawing>
          <wp:inline distT="0" distB="0" distL="0" distR="0" wp14:anchorId="1B282D35" wp14:editId="77739BF4">
            <wp:extent cx="1391920" cy="1296062"/>
            <wp:effectExtent l="0" t="0" r="0" b="0"/>
            <wp:docPr id="1366389567" name="Kuva 2" descr="Kuva, joka sisältää kohteen kasvi, muovi, kontt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9567" name="Kuva 2" descr="Kuva, joka sisältää kohteen kasvi, muovi, kontt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1" r="-2571" b="30167"/>
                    <a:stretch/>
                  </pic:blipFill>
                  <pic:spPr bwMode="auto">
                    <a:xfrm>
                      <a:off x="0" y="0"/>
                      <a:ext cx="1401041" cy="130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604A" w:rsidRPr="00D5604A">
        <w:rPr>
          <w:rFonts w:ascii="Times New Roman" w:eastAsia="Times New Roman" w:hAnsi="Times New Roman" w:cs="Times New Roman"/>
          <w:kern w:val="0"/>
          <w:lang w:eastAsia="fi-FI"/>
          <w14:ligatures w14:val="none"/>
        </w:rPr>
        <w:t xml:space="preserve"> </w:t>
      </w:r>
      <w:r w:rsidR="00D5604A" w:rsidRPr="00D5604A">
        <w:rPr>
          <w:noProof/>
        </w:rPr>
        <w:drawing>
          <wp:inline distT="0" distB="0" distL="0" distR="0" wp14:anchorId="70C42B69" wp14:editId="4CC900D2">
            <wp:extent cx="1407381" cy="1304892"/>
            <wp:effectExtent l="0" t="0" r="2540" b="0"/>
            <wp:docPr id="2140283436" name="Kuva 4" descr="Kuva, joka sisältää kohteen uuni, sisä-, ruoka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3436" name="Kuva 4" descr="Kuva, joka sisältää kohteen uuni, sisä-, ruoka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2" t="20680" r="6865" b="21777"/>
                    <a:stretch/>
                  </pic:blipFill>
                  <pic:spPr bwMode="auto">
                    <a:xfrm>
                      <a:off x="0" y="0"/>
                      <a:ext cx="1428323" cy="132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59A8" w14:textId="3E621358" w:rsidR="00973427" w:rsidRDefault="00D5604A" w:rsidP="008E46E6">
      <w:r>
        <w:t xml:space="preserve">Kuva 13. ja 14 </w:t>
      </w:r>
      <w:r w:rsidR="00292136">
        <w:t xml:space="preserve">Vertailukuvat </w:t>
      </w:r>
      <w:r w:rsidR="001C430F">
        <w:t xml:space="preserve">päivältä 31.1.2025 oikealla </w:t>
      </w:r>
      <w:r w:rsidR="007438AB">
        <w:t>äitini</w:t>
      </w:r>
      <w:r w:rsidR="001C430F">
        <w:t xml:space="preserve"> multa ja vasemmalla </w:t>
      </w:r>
      <w:r w:rsidR="007438AB">
        <w:t>laitteeni</w:t>
      </w:r>
      <w:r w:rsidR="001C430F">
        <w:t xml:space="preserve"> multa.</w:t>
      </w:r>
    </w:p>
    <w:p w14:paraId="63279413" w14:textId="6BF18ED9" w:rsidR="001110FF" w:rsidRDefault="001110FF" w:rsidP="008E46E6">
      <w:pPr>
        <w:rPr>
          <w:rStyle w:val="AlaotsikkoChar"/>
        </w:rPr>
      </w:pPr>
      <w:bookmarkStart w:id="46" w:name="_Toc193627204"/>
      <w:r>
        <w:rPr>
          <w:rStyle w:val="AlaotsikkoChar"/>
        </w:rPr>
        <w:t>1.2.2025 lauantai</w:t>
      </w:r>
      <w:bookmarkEnd w:id="46"/>
    </w:p>
    <w:p w14:paraId="4B5262DF" w14:textId="77777777" w:rsidR="001110FF" w:rsidRPr="001110FF" w:rsidRDefault="001110FF" w:rsidP="001110FF">
      <w:r w:rsidRPr="001110FF">
        <w:t>Ei muistiinpanoja</w:t>
      </w:r>
    </w:p>
    <w:p w14:paraId="4B545F20" w14:textId="7821D8AB" w:rsidR="006B6FD2" w:rsidRDefault="00011B49" w:rsidP="001110FF">
      <w:pPr>
        <w:pStyle w:val="Alaotsikko"/>
        <w:rPr>
          <w:rStyle w:val="AlaotsikkoChar"/>
        </w:rPr>
      </w:pPr>
      <w:bookmarkStart w:id="47" w:name="_Toc193627205"/>
      <w:r w:rsidRPr="00707571">
        <w:rPr>
          <w:rStyle w:val="AlaotsikkoChar"/>
        </w:rPr>
        <w:t>2</w:t>
      </w:r>
      <w:r w:rsidR="007E76D3" w:rsidRPr="00707571">
        <w:rPr>
          <w:rStyle w:val="AlaotsikkoChar"/>
        </w:rPr>
        <w:t>.2.2025</w:t>
      </w:r>
      <w:r w:rsidR="007E76D3">
        <w:t xml:space="preserve"> </w:t>
      </w:r>
      <w:r w:rsidRPr="00011B49">
        <w:rPr>
          <w:rStyle w:val="AlaotsikkoChar"/>
        </w:rPr>
        <w:t>sunnuntai</w:t>
      </w:r>
      <w:bookmarkEnd w:id="47"/>
      <w:r w:rsidR="001110FF">
        <w:rPr>
          <w:rStyle w:val="AlaotsikkoChar"/>
        </w:rPr>
        <w:t xml:space="preserve"> </w:t>
      </w:r>
    </w:p>
    <w:p w14:paraId="333038F8" w14:textId="1BFDC9B7" w:rsidR="00011B49" w:rsidRDefault="00ED119B" w:rsidP="001570CE">
      <w:r>
        <w:t>Kello</w:t>
      </w:r>
      <w:r w:rsidRPr="00ED119B">
        <w:t xml:space="preserve"> </w:t>
      </w:r>
      <w:r w:rsidR="001570CE">
        <w:t>9:59</w:t>
      </w:r>
      <w:r w:rsidR="00DB60C7">
        <w:t xml:space="preserve"> Huomasin, että</w:t>
      </w:r>
      <w:r w:rsidR="00EE5252">
        <w:t xml:space="preserve"> laitteeni kosteusanturin</w:t>
      </w:r>
      <w:r w:rsidR="00A876BA">
        <w:t xml:space="preserve"> </w:t>
      </w:r>
      <w:r w:rsidR="00007966">
        <w:t xml:space="preserve">piuha oli irronnut eikä </w:t>
      </w:r>
      <w:r w:rsidR="005D21F6">
        <w:t>kosteusanturi</w:t>
      </w:r>
      <w:r w:rsidR="00007966">
        <w:t xml:space="preserve"> antanut </w:t>
      </w:r>
      <w:r w:rsidR="00DF374C">
        <w:t xml:space="preserve">oikeaa </w:t>
      </w:r>
      <w:r w:rsidR="00C63258">
        <w:t>tietoa</w:t>
      </w:r>
      <w:r w:rsidR="00857F5E">
        <w:t>.</w:t>
      </w:r>
    </w:p>
    <w:p w14:paraId="65FA2552" w14:textId="65734225" w:rsidR="00C63258" w:rsidRDefault="00ED119B" w:rsidP="001570CE">
      <w:r>
        <w:t>Kello</w:t>
      </w:r>
      <w:r w:rsidRPr="00ED119B">
        <w:t xml:space="preserve"> </w:t>
      </w:r>
      <w:r w:rsidR="00C63258">
        <w:t xml:space="preserve">12:40 </w:t>
      </w:r>
      <w:r w:rsidR="00463C3B">
        <w:t>K</w:t>
      </w:r>
      <w:r w:rsidR="00C63258">
        <w:t xml:space="preserve">asteltu vahingossa 1.5 </w:t>
      </w:r>
      <w:r w:rsidR="00911401">
        <w:t>sekuntia</w:t>
      </w:r>
      <w:r w:rsidR="005D21F6">
        <w:t>,</w:t>
      </w:r>
      <w:r w:rsidR="00911401">
        <w:t xml:space="preserve"> kun kytkin laitteen tietokoneeseen </w:t>
      </w:r>
      <w:r w:rsidR="00166FC4">
        <w:t>ledien korjausta varten.</w:t>
      </w:r>
    </w:p>
    <w:p w14:paraId="76CFA36D" w14:textId="2E9D3E0A" w:rsidR="0041048F" w:rsidRDefault="00ED119B" w:rsidP="001570CE">
      <w:r>
        <w:t>Kello</w:t>
      </w:r>
      <w:r w:rsidRPr="00ED119B">
        <w:t xml:space="preserve"> </w:t>
      </w:r>
      <w:r w:rsidR="0041048F">
        <w:t xml:space="preserve">13:10 </w:t>
      </w:r>
      <w:r w:rsidR="00463C3B">
        <w:t>L</w:t>
      </w:r>
      <w:r w:rsidR="0041048F">
        <w:t>aitteeseen vie</w:t>
      </w:r>
      <w:r w:rsidR="001F2423">
        <w:t>n</w:t>
      </w:r>
      <w:r w:rsidR="0041048F">
        <w:t xml:space="preserve"> </w:t>
      </w:r>
      <w:r w:rsidR="00B07BAB">
        <w:t>uu</w:t>
      </w:r>
      <w:r w:rsidR="001F2423">
        <w:t>den</w:t>
      </w:r>
      <w:r w:rsidR="00B07BAB">
        <w:t xml:space="preserve"> </w:t>
      </w:r>
      <w:r w:rsidR="00883E83">
        <w:t>koodi</w:t>
      </w:r>
      <w:r w:rsidR="001F2423">
        <w:t>n</w:t>
      </w:r>
      <w:r w:rsidR="00883E83">
        <w:t xml:space="preserve"> virheiden korjausta varten</w:t>
      </w:r>
      <w:r w:rsidR="00857F5E">
        <w:t>.</w:t>
      </w:r>
    </w:p>
    <w:p w14:paraId="29CE6326" w14:textId="0B67C504" w:rsidR="00883E83" w:rsidRDefault="00ED119B" w:rsidP="001570CE">
      <w:r>
        <w:t>Kello</w:t>
      </w:r>
      <w:r w:rsidRPr="00ED119B">
        <w:t xml:space="preserve"> </w:t>
      </w:r>
      <w:r w:rsidR="00883E83">
        <w:t xml:space="preserve">13:11 </w:t>
      </w:r>
      <w:r w:rsidR="00463C3B">
        <w:t>K</w:t>
      </w:r>
      <w:r w:rsidR="00883E83">
        <w:t>ytk</w:t>
      </w:r>
      <w:r w:rsidR="00463C3B">
        <w:t>in</w:t>
      </w:r>
      <w:r w:rsidR="00883E83">
        <w:t xml:space="preserve"> kosteusanturi takaisin</w:t>
      </w:r>
      <w:r w:rsidR="00857F5E">
        <w:t xml:space="preserve"> kiinni laitteeseen.</w:t>
      </w:r>
    </w:p>
    <w:p w14:paraId="1E992326" w14:textId="75A4D4B5" w:rsidR="00B229B2" w:rsidRDefault="00ED119B" w:rsidP="001570CE">
      <w:r>
        <w:t>Kello</w:t>
      </w:r>
      <w:r w:rsidRPr="00ED119B">
        <w:t xml:space="preserve"> </w:t>
      </w:r>
      <w:r w:rsidR="00857F5E">
        <w:t xml:space="preserve">13:17 </w:t>
      </w:r>
      <w:r w:rsidR="00463C3B">
        <w:t>S</w:t>
      </w:r>
      <w:r w:rsidR="00857F5E">
        <w:t xml:space="preserve">ain ledit palamaan oikein </w:t>
      </w:r>
      <w:r w:rsidR="00BA7317">
        <w:t>ja muokkasin koodia niin ettei</w:t>
      </w:r>
      <w:r w:rsidR="00B229B2">
        <w:t xml:space="preserve"> valosensori</w:t>
      </w:r>
      <w:r w:rsidR="00BA7317">
        <w:t xml:space="preserve"> </w:t>
      </w:r>
      <w:r w:rsidR="00B229B2">
        <w:t xml:space="preserve">vaikuta </w:t>
      </w:r>
      <w:r w:rsidR="00BA7317">
        <w:t>kastelu</w:t>
      </w:r>
      <w:r w:rsidR="00B229B2">
        <w:t>un.</w:t>
      </w:r>
    </w:p>
    <w:p w14:paraId="489996DE" w14:textId="248A4B00" w:rsidR="004F3809" w:rsidRDefault="00ED119B" w:rsidP="001570CE">
      <w:r>
        <w:t>Kello</w:t>
      </w:r>
      <w:r w:rsidRPr="00ED119B">
        <w:t xml:space="preserve"> </w:t>
      </w:r>
      <w:r w:rsidR="00B229B2">
        <w:t xml:space="preserve">13:20 </w:t>
      </w:r>
      <w:r w:rsidR="00463C3B">
        <w:t>L</w:t>
      </w:r>
      <w:r w:rsidR="004F3809">
        <w:t>isätty 4 dl vettä laitteen sisälle</w:t>
      </w:r>
    </w:p>
    <w:p w14:paraId="1272E62C" w14:textId="199439EC" w:rsidR="002866C8" w:rsidRDefault="00ED119B" w:rsidP="001570CE">
      <w:r>
        <w:t>Kello</w:t>
      </w:r>
      <w:r w:rsidRPr="00ED119B">
        <w:t xml:space="preserve"> </w:t>
      </w:r>
      <w:r w:rsidR="00811C6E">
        <w:t>13:23</w:t>
      </w:r>
      <w:r w:rsidR="00655C87">
        <w:t xml:space="preserve"> Otin laitteen</w:t>
      </w:r>
      <w:r w:rsidR="00811C6E">
        <w:t xml:space="preserve"> irti tietokoneesta</w:t>
      </w:r>
      <w:r w:rsidR="002866C8">
        <w:t xml:space="preserve"> ja</w:t>
      </w:r>
      <w:r w:rsidR="002C7F47">
        <w:t xml:space="preserve"> laite</w:t>
      </w:r>
      <w:r w:rsidR="00655C87">
        <w:t>oin</w:t>
      </w:r>
      <w:r w:rsidR="002866C8">
        <w:t xml:space="preserve"> </w:t>
      </w:r>
      <w:r w:rsidR="00AF4914">
        <w:t xml:space="preserve">laitettu </w:t>
      </w:r>
      <w:r w:rsidR="002866C8">
        <w:t>takaisin verkkovirtaan</w:t>
      </w:r>
    </w:p>
    <w:p w14:paraId="5AF72272" w14:textId="6FCB5A1E" w:rsidR="00707571" w:rsidRDefault="00ED119B" w:rsidP="001570CE">
      <w:r>
        <w:t>Kello</w:t>
      </w:r>
      <w:r w:rsidRPr="00ED119B">
        <w:t xml:space="preserve"> </w:t>
      </w:r>
      <w:r w:rsidR="001C2037">
        <w:t xml:space="preserve">13:25 </w:t>
      </w:r>
      <w:r w:rsidR="00C20E26">
        <w:t>Tarkistin</w:t>
      </w:r>
      <w:r w:rsidR="00C368E3">
        <w:t>,</w:t>
      </w:r>
      <w:r w:rsidR="001C2037">
        <w:t xml:space="preserve"> että kaikki toimii </w:t>
      </w:r>
      <w:r w:rsidR="002C7F47">
        <w:t xml:space="preserve">laitteessa </w:t>
      </w:r>
      <w:r w:rsidR="001C2037">
        <w:t xml:space="preserve">ja </w:t>
      </w:r>
      <w:r w:rsidR="006C647F">
        <w:t>todettu niin</w:t>
      </w:r>
    </w:p>
    <w:p w14:paraId="14A80111" w14:textId="49992FB0" w:rsidR="00093145" w:rsidRDefault="00093145" w:rsidP="00093145">
      <w:r>
        <w:t>Äitini kasteli omaa</w:t>
      </w:r>
      <w:r w:rsidR="00ED119B">
        <w:t>n</w:t>
      </w:r>
      <w:r>
        <w:t xml:space="preserve"> herneviljelmäänsä 3 dl vettä</w:t>
      </w:r>
      <w:r w:rsidRPr="00010D6A">
        <w:t xml:space="preserve"> </w:t>
      </w:r>
      <w:r>
        <w:t>kello 9:45.</w:t>
      </w:r>
    </w:p>
    <w:p w14:paraId="3B9B17C9" w14:textId="6F5FF676" w:rsidR="00CA1672" w:rsidRPr="00CA1672" w:rsidRDefault="00B0452F" w:rsidP="00CA1672">
      <w:r w:rsidRPr="00B0452F">
        <w:rPr>
          <w:noProof/>
        </w:rPr>
        <w:drawing>
          <wp:inline distT="0" distB="0" distL="0" distR="0" wp14:anchorId="4B42B1C7" wp14:editId="1B630DF0">
            <wp:extent cx="1721457" cy="1824355"/>
            <wp:effectExtent l="0" t="0" r="0" b="4445"/>
            <wp:docPr id="410112444" name="Kuva 6" descr="Kuva, joka sisältää kohteen kasvi, huonekasvi, piha-, kontt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2444" name="Kuva 6" descr="Kuva, joka sisältää kohteen kasvi, huonekasvi, piha-, kontt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1" b="27990"/>
                    <a:stretch/>
                  </pic:blipFill>
                  <pic:spPr bwMode="auto">
                    <a:xfrm>
                      <a:off x="0" y="0"/>
                      <a:ext cx="1728391" cy="183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672" w:rsidRPr="00CA1672">
        <w:rPr>
          <w:rFonts w:ascii="Times New Roman" w:eastAsia="Times New Roman" w:hAnsi="Times New Roman" w:cs="Times New Roman"/>
          <w:kern w:val="0"/>
          <w:lang w:eastAsia="fi-FI"/>
          <w14:ligatures w14:val="none"/>
        </w:rPr>
        <w:t xml:space="preserve"> </w:t>
      </w:r>
      <w:r w:rsidR="00CA1672" w:rsidRPr="00CA1672">
        <w:rPr>
          <w:noProof/>
        </w:rPr>
        <w:drawing>
          <wp:inline distT="0" distB="0" distL="0" distR="0" wp14:anchorId="78F3CA0C" wp14:editId="7BF40FDE">
            <wp:extent cx="1912289" cy="1834065"/>
            <wp:effectExtent l="0" t="0" r="0" b="0"/>
            <wp:docPr id="249004520" name="Kuva 8" descr="Kuva, joka sisältää kohteen teksti, uun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04520" name="Kuva 8" descr="Kuva, joka sisältää kohteen teksti, uun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4" t="26462" r="14571" b="22571"/>
                    <a:stretch/>
                  </pic:blipFill>
                  <pic:spPr bwMode="auto">
                    <a:xfrm>
                      <a:off x="0" y="0"/>
                      <a:ext cx="1933836" cy="185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CFC27" w14:textId="328C3BD4" w:rsidR="00106D3D" w:rsidRDefault="00CA1672" w:rsidP="003F5366">
      <w:r>
        <w:lastRenderedPageBreak/>
        <w:t xml:space="preserve">Kuva 15. ja 16 Vertailukuvat päivältä </w:t>
      </w:r>
      <w:r w:rsidR="007438AB">
        <w:t>2</w:t>
      </w:r>
      <w:r>
        <w:t>.</w:t>
      </w:r>
      <w:r w:rsidR="007438AB">
        <w:t>2</w:t>
      </w:r>
      <w:r>
        <w:t xml:space="preserve">.2025 </w:t>
      </w:r>
      <w:r w:rsidR="007438AB">
        <w:t>oikealla äitini multa ja vasemmalla laitteeni multa.</w:t>
      </w:r>
    </w:p>
    <w:p w14:paraId="62D9DB3B" w14:textId="044CE800" w:rsidR="00857F5E" w:rsidRDefault="00707571" w:rsidP="00106D3D">
      <w:pPr>
        <w:pStyle w:val="Alaotsikko"/>
      </w:pPr>
      <w:bookmarkStart w:id="48" w:name="_Toc193627206"/>
      <w:r>
        <w:t>3.2.2025 maanantai</w:t>
      </w:r>
      <w:bookmarkEnd w:id="48"/>
    </w:p>
    <w:p w14:paraId="35F01259" w14:textId="17969164" w:rsidR="00FA5B7E" w:rsidRDefault="00FA5B7E" w:rsidP="00FA5B7E">
      <w:r>
        <w:t>Ei muistiinpanoja</w:t>
      </w:r>
      <w:r w:rsidR="000531D7">
        <w:t>.</w:t>
      </w:r>
    </w:p>
    <w:p w14:paraId="7CBED0A9" w14:textId="5B917AAE" w:rsidR="00B13396" w:rsidRPr="00B13396" w:rsidRDefault="00EE66BE" w:rsidP="00B13396">
      <w:r w:rsidRPr="00EE66BE">
        <w:rPr>
          <w:noProof/>
        </w:rPr>
        <w:drawing>
          <wp:inline distT="0" distB="0" distL="0" distR="0" wp14:anchorId="2AC5C388" wp14:editId="6B514FA8">
            <wp:extent cx="1184744" cy="1212621"/>
            <wp:effectExtent l="0" t="0" r="0" b="6985"/>
            <wp:docPr id="669965824" name="Kuva 10" descr="Kuva, joka sisältää kohteen sisä-, elektroniikka, henkilö, pitäminen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5824" name="Kuva 10" descr="Kuva, joka sisältää kohteen sisä-, elektroniikka, henkilö, pitäminen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9" t="17411" r="35443" b="25427"/>
                    <a:stretch/>
                  </pic:blipFill>
                  <pic:spPr bwMode="auto">
                    <a:xfrm>
                      <a:off x="0" y="0"/>
                      <a:ext cx="1197249" cy="12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3396" w:rsidRPr="00B13396">
        <w:rPr>
          <w:rFonts w:ascii="Times New Roman" w:eastAsia="Times New Roman" w:hAnsi="Times New Roman" w:cs="Times New Roman"/>
          <w:kern w:val="0"/>
          <w:lang w:eastAsia="fi-FI"/>
          <w14:ligatures w14:val="none"/>
        </w:rPr>
        <w:t xml:space="preserve"> </w:t>
      </w:r>
      <w:r w:rsidR="00B13396" w:rsidRPr="00B13396">
        <w:rPr>
          <w:noProof/>
        </w:rPr>
        <w:drawing>
          <wp:inline distT="0" distB="0" distL="0" distR="0" wp14:anchorId="063A1185" wp14:editId="42E2D336">
            <wp:extent cx="1236532" cy="1216059"/>
            <wp:effectExtent l="0" t="0" r="1905" b="3175"/>
            <wp:docPr id="1909868285" name="Kuva 12" descr="Kuva, joka sisältää kohteen sisä-, taide, muotoilu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68285" name="Kuva 12" descr="Kuva, joka sisältää kohteen sisä-, taide, muotoilu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34183" r="7522" b="17232"/>
                    <a:stretch/>
                  </pic:blipFill>
                  <pic:spPr bwMode="auto">
                    <a:xfrm>
                      <a:off x="0" y="0"/>
                      <a:ext cx="1241417" cy="122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9788" w14:textId="1D663FF8" w:rsidR="00106D3D" w:rsidRDefault="00106D3D" w:rsidP="00106D3D">
      <w:r>
        <w:t>Kuva 17. ja 18 Vertailukuvat päivältä 3.2.2025 oikealla äitini multa ja vasemmalla laitteeni multa.</w:t>
      </w:r>
    </w:p>
    <w:p w14:paraId="0EC7D08A" w14:textId="5F95D5CF" w:rsidR="00707571" w:rsidRDefault="00707571" w:rsidP="00707571">
      <w:pPr>
        <w:pStyle w:val="Alaotsikko"/>
      </w:pPr>
      <w:bookmarkStart w:id="49" w:name="_Toc193627207"/>
      <w:r>
        <w:t>4.2.2025 tiistai</w:t>
      </w:r>
      <w:bookmarkEnd w:id="49"/>
    </w:p>
    <w:p w14:paraId="1D85E719" w14:textId="06545AA3" w:rsidR="00FA5B7E" w:rsidRPr="00FA5B7E" w:rsidRDefault="00FA5B7E" w:rsidP="00FA5B7E">
      <w:r>
        <w:t>Ei muistiinpanoja</w:t>
      </w:r>
      <w:r w:rsidR="000531D7">
        <w:t>.</w:t>
      </w:r>
    </w:p>
    <w:p w14:paraId="6DE63BA5" w14:textId="696A7B3B" w:rsidR="00707571" w:rsidRDefault="00707571" w:rsidP="00707571">
      <w:pPr>
        <w:pStyle w:val="Alaotsikko"/>
      </w:pPr>
      <w:bookmarkStart w:id="50" w:name="_Toc193627208"/>
      <w:r>
        <w:t>5.2.2025 keskiviikko</w:t>
      </w:r>
      <w:bookmarkEnd w:id="50"/>
    </w:p>
    <w:p w14:paraId="7E71EF16" w14:textId="6D25C041" w:rsidR="00FA5B7E" w:rsidRDefault="00FA5B7E" w:rsidP="00FA5B7E">
      <w:r>
        <w:t>Ei muistiinpanoja</w:t>
      </w:r>
      <w:r w:rsidR="000531D7">
        <w:t>.</w:t>
      </w:r>
    </w:p>
    <w:p w14:paraId="772E3BD4" w14:textId="63C8BF40" w:rsidR="00093145" w:rsidRDefault="00093145" w:rsidP="00093145">
      <w:r>
        <w:t>Äitini kasteli omaa herneviljelmäänsä 2 dl vettä</w:t>
      </w:r>
      <w:r w:rsidRPr="00010D6A">
        <w:t xml:space="preserve"> </w:t>
      </w:r>
      <w:r>
        <w:t>kello 18:</w:t>
      </w:r>
      <w:r w:rsidR="00F32855">
        <w:t>35</w:t>
      </w:r>
      <w:r>
        <w:t>.</w:t>
      </w:r>
    </w:p>
    <w:p w14:paraId="522C3DA4" w14:textId="2478E5BF" w:rsidR="00707571" w:rsidRDefault="00707571" w:rsidP="00707571">
      <w:pPr>
        <w:pStyle w:val="Alaotsikko"/>
      </w:pPr>
      <w:bookmarkStart w:id="51" w:name="_Toc193627209"/>
      <w:r>
        <w:t>6.2.2025 torstai</w:t>
      </w:r>
      <w:bookmarkEnd w:id="51"/>
    </w:p>
    <w:p w14:paraId="4FDAE3A1" w14:textId="4D128F2D" w:rsidR="00FA5B7E" w:rsidRDefault="00FA5B7E" w:rsidP="00FA5B7E">
      <w:r>
        <w:t>Ei muistiinpanoja</w:t>
      </w:r>
      <w:r w:rsidR="000531D7">
        <w:t>.</w:t>
      </w:r>
    </w:p>
    <w:p w14:paraId="44AD3E5D" w14:textId="2E9BF9E1" w:rsidR="007D5CFC" w:rsidRPr="007D5CFC" w:rsidRDefault="00764FB5" w:rsidP="007D5CFC">
      <w:r w:rsidRPr="00764FB5">
        <w:rPr>
          <w:noProof/>
        </w:rPr>
        <w:drawing>
          <wp:inline distT="0" distB="0" distL="0" distR="0" wp14:anchorId="1B1C3B90" wp14:editId="1F3687E8">
            <wp:extent cx="1510748" cy="1534602"/>
            <wp:effectExtent l="0" t="0" r="0" b="8890"/>
            <wp:docPr id="1467413878" name="Kuva 14" descr="Kuva, joka sisältää kohteen huonekasvi, kukkaruukku, kasvi, yrtt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13878" name="Kuva 14" descr="Kuva, joka sisältää kohteen huonekasvi, kukkaruukku, kasvi, yrtt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" t="14897" r="25348" b="30325"/>
                    <a:stretch/>
                  </pic:blipFill>
                  <pic:spPr bwMode="auto">
                    <a:xfrm flipH="1">
                      <a:off x="0" y="0"/>
                      <a:ext cx="1520625" cy="15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5CFC" w:rsidRPr="007D5CFC">
        <w:rPr>
          <w:rFonts w:ascii="Times New Roman" w:eastAsia="Times New Roman" w:hAnsi="Times New Roman" w:cs="Times New Roman"/>
          <w:kern w:val="0"/>
          <w:lang w:eastAsia="fi-FI"/>
          <w14:ligatures w14:val="none"/>
        </w:rPr>
        <w:t xml:space="preserve"> </w:t>
      </w:r>
      <w:r w:rsidR="007D5CFC" w:rsidRPr="007D5CFC">
        <w:rPr>
          <w:noProof/>
        </w:rPr>
        <w:drawing>
          <wp:inline distT="0" distB="0" distL="0" distR="0" wp14:anchorId="5DEF6973" wp14:editId="36D87DBD">
            <wp:extent cx="1582310" cy="1537827"/>
            <wp:effectExtent l="0" t="0" r="0" b="5715"/>
            <wp:docPr id="1032815810" name="Kuva 18" descr="Kuva, joka sisältää kohteen kasvi, huonekasvi, yrtti, kukkaruukku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15810" name="Kuva 18" descr="Kuva, joka sisältää kohteen kasvi, huonekasvi, yrtti, kukkaruukku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 t="14282" r="1824" b="19231"/>
                    <a:stretch/>
                  </pic:blipFill>
                  <pic:spPr bwMode="auto">
                    <a:xfrm>
                      <a:off x="0" y="0"/>
                      <a:ext cx="1604398" cy="15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D3B6B" w14:textId="56ABD3A1" w:rsidR="00EC7297" w:rsidRPr="00FA5B7E" w:rsidRDefault="005B4079" w:rsidP="00FA5B7E">
      <w:r>
        <w:t>Kuva 1</w:t>
      </w:r>
      <w:r w:rsidR="007D5CFC">
        <w:t>9</w:t>
      </w:r>
      <w:r>
        <w:t xml:space="preserve">. ja </w:t>
      </w:r>
      <w:r w:rsidR="007D5CFC">
        <w:t>20</w:t>
      </w:r>
      <w:r>
        <w:t xml:space="preserve"> Vertailukuvat päivältä </w:t>
      </w:r>
      <w:r w:rsidR="007D5CFC">
        <w:t>6</w:t>
      </w:r>
      <w:r>
        <w:t>.2.2025 oikealla äitini multa ja vasemmalla laitteeni multa.</w:t>
      </w:r>
    </w:p>
    <w:p w14:paraId="7472E2EF" w14:textId="07AFA164" w:rsidR="00707571" w:rsidRDefault="00707571" w:rsidP="00707571">
      <w:pPr>
        <w:pStyle w:val="Alaotsikko"/>
      </w:pPr>
      <w:bookmarkStart w:id="52" w:name="_Toc193627210"/>
      <w:r>
        <w:t>7.2.2025 perjantai</w:t>
      </w:r>
      <w:bookmarkEnd w:id="52"/>
    </w:p>
    <w:p w14:paraId="52061877" w14:textId="5C0B936D" w:rsidR="00FA5B7E" w:rsidRDefault="00FA5B7E" w:rsidP="00FA5B7E">
      <w:r>
        <w:t>Ei muistiinpanoja</w:t>
      </w:r>
      <w:r w:rsidR="000531D7">
        <w:t>.</w:t>
      </w:r>
    </w:p>
    <w:p w14:paraId="6E06D3C3" w14:textId="52C00833" w:rsidR="00391953" w:rsidRDefault="00391953" w:rsidP="00391953">
      <w:pPr>
        <w:pStyle w:val="Alaotsikko"/>
      </w:pPr>
      <w:bookmarkStart w:id="53" w:name="_Toc193627211"/>
      <w:r>
        <w:t>8.2.2025 lauantai</w:t>
      </w:r>
      <w:bookmarkEnd w:id="53"/>
    </w:p>
    <w:p w14:paraId="36EE47C8" w14:textId="7D12549E" w:rsidR="00391953" w:rsidRDefault="00391953" w:rsidP="00391953">
      <w:r>
        <w:lastRenderedPageBreak/>
        <w:t xml:space="preserve">9:23 </w:t>
      </w:r>
      <w:r w:rsidR="00C20E26">
        <w:t>H</w:t>
      </w:r>
      <w:r>
        <w:t>uomasin</w:t>
      </w:r>
      <w:r w:rsidR="005560E1">
        <w:t>,</w:t>
      </w:r>
      <w:r>
        <w:t xml:space="preserve"> että laite oli kastellut viikon aikana</w:t>
      </w:r>
      <w:r w:rsidR="00D63E85">
        <w:t xml:space="preserve"> ilman</w:t>
      </w:r>
      <w:r w:rsidR="005560E1">
        <w:t>, että minä olin huomannut</w:t>
      </w:r>
      <w:r w:rsidR="00254746">
        <w:t xml:space="preserve"> asiaa. L</w:t>
      </w:r>
      <w:r>
        <w:t>isäisin laitteeseen 4 dl vettä</w:t>
      </w:r>
      <w:r w:rsidR="000531D7">
        <w:t>.</w:t>
      </w:r>
    </w:p>
    <w:p w14:paraId="0F1BA3E6" w14:textId="1BD4F21B" w:rsidR="00093145" w:rsidRDefault="00093145" w:rsidP="00093145">
      <w:r>
        <w:t>Äitini kasteli omaa</w:t>
      </w:r>
      <w:r w:rsidR="00D63E85">
        <w:t>n</w:t>
      </w:r>
      <w:r>
        <w:t xml:space="preserve"> herneviljelmäänsä 2 dl vettä</w:t>
      </w:r>
      <w:r w:rsidRPr="00010D6A">
        <w:t xml:space="preserve"> </w:t>
      </w:r>
      <w:r>
        <w:t>kello 1</w:t>
      </w:r>
      <w:r w:rsidR="00F32855">
        <w:t>2</w:t>
      </w:r>
      <w:r>
        <w:t>:</w:t>
      </w:r>
      <w:r w:rsidR="00F32855">
        <w:t>1</w:t>
      </w:r>
      <w:r>
        <w:t>0.</w:t>
      </w:r>
    </w:p>
    <w:p w14:paraId="227CF369" w14:textId="509343BC" w:rsidR="00AC5EB2" w:rsidRPr="00AC5EB2" w:rsidRDefault="005B4079" w:rsidP="00AC5EB2">
      <w:r w:rsidRPr="005B4079">
        <w:rPr>
          <w:noProof/>
        </w:rPr>
        <w:drawing>
          <wp:inline distT="0" distB="0" distL="0" distR="0" wp14:anchorId="780E39F6" wp14:editId="4E499F3C">
            <wp:extent cx="1594237" cy="1746304"/>
            <wp:effectExtent l="0" t="0" r="6350" b="6350"/>
            <wp:docPr id="432244099" name="Kuva 16" descr="Kuva, joka sisältää kohteen huonekasvi, kasvi, kukkaruukku, yrtt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4099" name="Kuva 16" descr="Kuva, joka sisältää kohteen huonekasvi, kasvi, kukkaruukku, yrtt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t="6843" r="4426" b="21476"/>
                    <a:stretch/>
                  </pic:blipFill>
                  <pic:spPr bwMode="auto">
                    <a:xfrm>
                      <a:off x="0" y="0"/>
                      <a:ext cx="1603028" cy="175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EB2" w:rsidRPr="00AC5EB2">
        <w:rPr>
          <w:rFonts w:ascii="Times New Roman" w:eastAsia="Times New Roman" w:hAnsi="Times New Roman" w:cs="Times New Roman"/>
          <w:kern w:val="0"/>
          <w:lang w:eastAsia="fi-FI"/>
          <w14:ligatures w14:val="none"/>
        </w:rPr>
        <w:t xml:space="preserve"> </w:t>
      </w:r>
      <w:r w:rsidR="00AC5EB2" w:rsidRPr="00AC5EB2">
        <w:rPr>
          <w:noProof/>
        </w:rPr>
        <w:drawing>
          <wp:inline distT="0" distB="0" distL="0" distR="0" wp14:anchorId="7A4775BE" wp14:editId="447CC86C">
            <wp:extent cx="1665798" cy="1733992"/>
            <wp:effectExtent l="0" t="0" r="0" b="0"/>
            <wp:docPr id="241844485" name="Kuva 20" descr="Kuva, joka sisältää kohteen huonekasvi, kasvi, kukkaruukku, henkilö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44485" name="Kuva 20" descr="Kuva, joka sisältää kohteen huonekasvi, kasvi, kukkaruukku, henkilö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4" t="5012" r="4055" b="25538"/>
                    <a:stretch/>
                  </pic:blipFill>
                  <pic:spPr bwMode="auto">
                    <a:xfrm>
                      <a:off x="0" y="0"/>
                      <a:ext cx="1684407" cy="175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27F70" w14:textId="402C4972" w:rsidR="005B4079" w:rsidRDefault="007D5CFC" w:rsidP="00093145">
      <w:r w:rsidRPr="007D5CFC">
        <w:t xml:space="preserve">Kuva </w:t>
      </w:r>
      <w:r>
        <w:t>21</w:t>
      </w:r>
      <w:r w:rsidRPr="007D5CFC">
        <w:t xml:space="preserve">. ja </w:t>
      </w:r>
      <w:r>
        <w:t>22</w:t>
      </w:r>
      <w:r w:rsidRPr="007D5CFC">
        <w:t xml:space="preserve"> Vertailukuvat päivältä </w:t>
      </w:r>
      <w:r>
        <w:t>8</w:t>
      </w:r>
      <w:r w:rsidRPr="007D5CFC">
        <w:t>.2.2025 oikealla äitini multa ja vasemmalla laitteeni multa.</w:t>
      </w:r>
    </w:p>
    <w:p w14:paraId="11F06B49" w14:textId="4DBFC204" w:rsidR="003B0FD1" w:rsidRDefault="003B0FD1" w:rsidP="00FA5B7E">
      <w:pPr>
        <w:pStyle w:val="Alaotsikko"/>
      </w:pPr>
      <w:bookmarkStart w:id="54" w:name="_Toc193627212"/>
      <w:r>
        <w:t>9.2.2025 sunnuntai</w:t>
      </w:r>
      <w:bookmarkEnd w:id="54"/>
    </w:p>
    <w:p w14:paraId="4B434E6E" w14:textId="2FD1684D" w:rsidR="00C95132" w:rsidRDefault="00254746" w:rsidP="00391953">
      <w:r>
        <w:t xml:space="preserve">Lopetin </w:t>
      </w:r>
      <w:r w:rsidR="00C95132">
        <w:t>tutkimu</w:t>
      </w:r>
      <w:r>
        <w:t>ksen</w:t>
      </w:r>
      <w:r w:rsidR="00C95132">
        <w:t xml:space="preserve"> ja kerä</w:t>
      </w:r>
      <w:r w:rsidR="00F442E6">
        <w:t>sin</w:t>
      </w:r>
      <w:r w:rsidR="00C95132">
        <w:t xml:space="preserve"> herneen varret tal</w:t>
      </w:r>
      <w:r w:rsidR="00EC536E">
        <w:t>teen</w:t>
      </w:r>
      <w:r w:rsidR="007129F3">
        <w:t xml:space="preserve"> molemmista viljelmistä.</w:t>
      </w:r>
      <w:r w:rsidR="003F796D">
        <w:t xml:space="preserve"> </w:t>
      </w:r>
      <w:r w:rsidR="001A69F1">
        <w:t xml:space="preserve">Mittasin </w:t>
      </w:r>
      <w:r w:rsidR="007129F3">
        <w:t>viljelmien kasvien mass</w:t>
      </w:r>
      <w:r w:rsidR="001A69F1">
        <w:t>at</w:t>
      </w:r>
      <w:r w:rsidR="00B34BE1">
        <w:t xml:space="preserve"> erikseen</w:t>
      </w:r>
      <w:r w:rsidR="003F796D">
        <w:t>.</w:t>
      </w:r>
    </w:p>
    <w:p w14:paraId="2D5154C1" w14:textId="78D22315" w:rsidR="0031353F" w:rsidRPr="0031353F" w:rsidRDefault="00562BFB" w:rsidP="0031353F">
      <w:r w:rsidRPr="00562BFB">
        <w:rPr>
          <w:noProof/>
        </w:rPr>
        <w:drawing>
          <wp:inline distT="0" distB="0" distL="0" distR="0" wp14:anchorId="16C857CC" wp14:editId="3E6664EE">
            <wp:extent cx="1593850" cy="1562431"/>
            <wp:effectExtent l="0" t="0" r="6350" b="0"/>
            <wp:docPr id="11122335" name="Kuva 22" descr="Kuva, joka sisältää kohteen huonekasvi, kasvi, kukkaruukku, sisä-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335" name="Kuva 22" descr="Kuva, joka sisältää kohteen huonekasvi, kasvi, kukkaruukku, sisä-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" t="8492" r="2110" b="21968"/>
                    <a:stretch/>
                  </pic:blipFill>
                  <pic:spPr bwMode="auto">
                    <a:xfrm>
                      <a:off x="0" y="0"/>
                      <a:ext cx="1603139" cy="157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53F" w:rsidRPr="0031353F">
        <w:rPr>
          <w:rFonts w:ascii="Times New Roman" w:eastAsia="Times New Roman" w:hAnsi="Times New Roman" w:cs="Times New Roman"/>
          <w:kern w:val="0"/>
          <w:lang w:eastAsia="fi-FI"/>
          <w14:ligatures w14:val="none"/>
        </w:rPr>
        <w:t xml:space="preserve"> </w:t>
      </w:r>
      <w:r w:rsidR="0031353F" w:rsidRPr="0031353F">
        <w:rPr>
          <w:noProof/>
        </w:rPr>
        <w:drawing>
          <wp:inline distT="0" distB="0" distL="0" distR="0" wp14:anchorId="24034A97" wp14:editId="22988F1C">
            <wp:extent cx="1724932" cy="1563619"/>
            <wp:effectExtent l="0" t="0" r="8890" b="0"/>
            <wp:docPr id="413117306" name="Kuva 24" descr="Kuva, joka sisältää kohteen Floristiikka, kukka, huonekasvi, kasv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17306" name="Kuva 24" descr="Kuva, joka sisältää kohteen Floristiikka, kukka, huonekasvi, kasv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0" r="11576" b="26306"/>
                    <a:stretch/>
                  </pic:blipFill>
                  <pic:spPr bwMode="auto">
                    <a:xfrm>
                      <a:off x="0" y="0"/>
                      <a:ext cx="1743085" cy="15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0894" w14:textId="273B221E" w:rsidR="00562BFB" w:rsidRPr="00562BFB" w:rsidRDefault="00562BFB" w:rsidP="00562BFB">
      <w:r w:rsidRPr="00562BFB">
        <w:t xml:space="preserve">Kuva </w:t>
      </w:r>
      <w:r>
        <w:t>23</w:t>
      </w:r>
      <w:r w:rsidRPr="00562BFB">
        <w:t xml:space="preserve">. ja </w:t>
      </w:r>
      <w:r>
        <w:t>24</w:t>
      </w:r>
      <w:r w:rsidRPr="00562BFB">
        <w:t xml:space="preserve"> Vertailukuvat päivältä </w:t>
      </w:r>
      <w:r>
        <w:t>9</w:t>
      </w:r>
      <w:r w:rsidRPr="00562BFB">
        <w:t xml:space="preserve">.2.2025 oikealla </w:t>
      </w:r>
      <w:r w:rsidR="0031353F">
        <w:t>laitteeni</w:t>
      </w:r>
      <w:r w:rsidRPr="00562BFB">
        <w:t xml:space="preserve"> multa ja vasemmalla </w:t>
      </w:r>
      <w:r w:rsidR="0031353F">
        <w:t>äitini</w:t>
      </w:r>
      <w:r w:rsidRPr="00562BFB">
        <w:t xml:space="preserve"> multa.</w:t>
      </w:r>
    </w:p>
    <w:p w14:paraId="49D4E87B" w14:textId="1BAAE32D" w:rsidR="009E3639" w:rsidRDefault="00D84E1B" w:rsidP="009E3639">
      <w:pPr>
        <w:pStyle w:val="Otsikko2"/>
      </w:pPr>
      <w:bookmarkStart w:id="55" w:name="_Toc193627213"/>
      <w:r>
        <w:t>9</w:t>
      </w:r>
      <w:r w:rsidR="003F5366">
        <w:t xml:space="preserve">. </w:t>
      </w:r>
      <w:r w:rsidR="009E3639">
        <w:t>Tutkimustulokset</w:t>
      </w:r>
      <w:r w:rsidR="006724B0">
        <w:t xml:space="preserve"> ja pohdinta</w:t>
      </w:r>
      <w:bookmarkEnd w:id="55"/>
    </w:p>
    <w:p w14:paraId="49B9171D" w14:textId="683FA385" w:rsidR="00B7498B" w:rsidRDefault="0014115F" w:rsidP="009E3639">
      <w:r>
        <w:t xml:space="preserve">Kasvit kasvoivat melko saman verran </w:t>
      </w:r>
      <w:r w:rsidR="00E17CAB">
        <w:t>eikä ollut silmällä havaittavaa eroa</w:t>
      </w:r>
      <w:r w:rsidR="00C13499">
        <w:t>.</w:t>
      </w:r>
      <w:r w:rsidR="00E154F9">
        <w:t xml:space="preserve"> Paino</w:t>
      </w:r>
      <w:r w:rsidR="000C7305">
        <w:t xml:space="preserve">ssa </w:t>
      </w:r>
      <w:r w:rsidR="00E154F9">
        <w:t xml:space="preserve">eroa </w:t>
      </w:r>
      <w:r w:rsidR="003D5C00">
        <w:t xml:space="preserve">oli </w:t>
      </w:r>
      <w:r w:rsidR="00BC7896">
        <w:t>3</w:t>
      </w:r>
      <w:r w:rsidR="00062336">
        <w:t xml:space="preserve"> </w:t>
      </w:r>
      <w:r w:rsidR="003D5C00">
        <w:t xml:space="preserve">grammaa eli noin </w:t>
      </w:r>
      <w:r w:rsidR="00BC7896">
        <w:t>4</w:t>
      </w:r>
      <w:r w:rsidR="003D5C00">
        <w:t xml:space="preserve"> varren verran. </w:t>
      </w:r>
      <w:r w:rsidR="00062336">
        <w:t>Laitteeni sai kasvamaan 5</w:t>
      </w:r>
      <w:r w:rsidR="003438F5">
        <w:t>4</w:t>
      </w:r>
      <w:r w:rsidR="00062336">
        <w:t xml:space="preserve"> grammaa hernettä 120 si</w:t>
      </w:r>
      <w:r w:rsidR="00482E5A">
        <w:t>e</w:t>
      </w:r>
      <w:r w:rsidR="00062336">
        <w:t>menestä ja äitini 5</w:t>
      </w:r>
      <w:r w:rsidR="00BC7896">
        <w:t>7</w:t>
      </w:r>
      <w:r w:rsidR="00062336">
        <w:t xml:space="preserve"> grammaa </w:t>
      </w:r>
      <w:r w:rsidR="00A96037">
        <w:t>hernettä</w:t>
      </w:r>
      <w:r w:rsidR="00482E5A">
        <w:t xml:space="preserve"> 120 siemenestä</w:t>
      </w:r>
      <w:r w:rsidR="00A96037">
        <w:t>.</w:t>
      </w:r>
      <w:r w:rsidR="009521A2">
        <w:t xml:space="preserve"> </w:t>
      </w:r>
      <w:r w:rsidR="00775A93">
        <w:t>Suhteessa siihen</w:t>
      </w:r>
      <w:r w:rsidR="00B7498B">
        <w:t>,</w:t>
      </w:r>
      <w:r w:rsidR="00775A93">
        <w:t xml:space="preserve"> paljon</w:t>
      </w:r>
      <w:r w:rsidR="004838AF">
        <w:t>ko</w:t>
      </w:r>
      <w:r w:rsidR="00775A93">
        <w:t xml:space="preserve"> laitteeni käytti vettä</w:t>
      </w:r>
      <w:r w:rsidR="00EA2A56">
        <w:t>,</w:t>
      </w:r>
      <w:r w:rsidR="00775A93">
        <w:t xml:space="preserve"> </w:t>
      </w:r>
      <w:r w:rsidR="00FE5B4E">
        <w:t xml:space="preserve">ihmiseen </w:t>
      </w:r>
      <w:r w:rsidR="00775A93">
        <w:t>verrattuna</w:t>
      </w:r>
      <w:r w:rsidR="008C2450">
        <w:t xml:space="preserve"> voin </w:t>
      </w:r>
      <w:r w:rsidR="002E3BBF">
        <w:t>todeta,</w:t>
      </w:r>
      <w:r w:rsidR="008C2450">
        <w:t xml:space="preserve"> että </w:t>
      </w:r>
      <w:r w:rsidR="003438F5">
        <w:t xml:space="preserve">laitteen </w:t>
      </w:r>
      <w:r w:rsidR="00AB6358">
        <w:t>kastelemat herneet</w:t>
      </w:r>
      <w:r w:rsidR="008C2450">
        <w:t xml:space="preserve"> </w:t>
      </w:r>
      <w:r w:rsidR="001809B8">
        <w:t>eivät</w:t>
      </w:r>
      <w:r w:rsidR="008C2450">
        <w:t xml:space="preserve"> välttämättä kasvan</w:t>
      </w:r>
      <w:r w:rsidR="00AB6358">
        <w:t>ee</w:t>
      </w:r>
      <w:r w:rsidR="008C2450">
        <w:t>t suuren vesimäärän vuoksi.</w:t>
      </w:r>
      <w:r w:rsidR="00B7498B">
        <w:t xml:space="preserve"> Osa käyttämistäni siemenistä luultavasti mätäni eikä ruvennut kasvamaan.</w:t>
      </w:r>
    </w:p>
    <w:p w14:paraId="0179198E" w14:textId="0C81E42F" w:rsidR="002E3BBF" w:rsidRDefault="004341CF" w:rsidP="009E3639">
      <w:r>
        <w:t xml:space="preserve">Kasvumäärään vaikuttaa myös </w:t>
      </w:r>
      <w:r w:rsidR="00D11A2F">
        <w:t>siementen itävyys</w:t>
      </w:r>
      <w:r w:rsidR="00CD5F53">
        <w:t>,</w:t>
      </w:r>
      <w:r w:rsidR="00D11A2F">
        <w:t xml:space="preserve"> </w:t>
      </w:r>
      <w:r w:rsidR="00570946">
        <w:t>mullan</w:t>
      </w:r>
      <w:r w:rsidR="00D11A2F">
        <w:t xml:space="preserve"> lämpötila</w:t>
      </w:r>
      <w:r w:rsidR="00CD5F53">
        <w:t>, auringon valon määrä</w:t>
      </w:r>
      <w:r w:rsidR="00570946">
        <w:t xml:space="preserve"> ja mullan ravin</w:t>
      </w:r>
      <w:r w:rsidR="007A3949">
        <w:t>teiden määrä</w:t>
      </w:r>
      <w:r w:rsidR="00DF0CC3">
        <w:t xml:space="preserve">. </w:t>
      </w:r>
      <w:r w:rsidR="00706D46">
        <w:t>Mullan l</w:t>
      </w:r>
      <w:r w:rsidR="00DF0CC3">
        <w:t xml:space="preserve">ämpötila muuttui koko ajan </w:t>
      </w:r>
      <w:r w:rsidR="00642779">
        <w:t>ollessaan patterin ja ikkunan vieressä</w:t>
      </w:r>
      <w:r w:rsidR="00706D46">
        <w:t xml:space="preserve"> ulko</w:t>
      </w:r>
      <w:r w:rsidR="000966F9">
        <w:t>sään ja sisälämpötilan mukaan</w:t>
      </w:r>
      <w:r w:rsidR="00642779">
        <w:t>.</w:t>
      </w:r>
      <w:r w:rsidR="00241E7B">
        <w:t xml:space="preserve"> </w:t>
      </w:r>
      <w:r w:rsidR="001809B8">
        <w:t>Laitteiden kastelemien herneiden määrään</w:t>
      </w:r>
      <w:r w:rsidR="00241E7B">
        <w:t xml:space="preserve"> </w:t>
      </w:r>
      <w:r w:rsidR="00241E7B">
        <w:lastRenderedPageBreak/>
        <w:t>vaikutti myös vahinkokastelut ja laitteen ongelmat</w:t>
      </w:r>
      <w:r w:rsidR="00B07BAB">
        <w:t>.</w:t>
      </w:r>
      <w:r w:rsidR="007A3949">
        <w:t xml:space="preserve"> Auringon val</w:t>
      </w:r>
      <w:r w:rsidR="002114D2">
        <w:t>on määrä oli kasveille sama.</w:t>
      </w:r>
      <w:r w:rsidR="009003BF">
        <w:t xml:space="preserve"> </w:t>
      </w:r>
      <w:r w:rsidR="005557C2">
        <w:t>Kasvun</w:t>
      </w:r>
      <w:r w:rsidR="009003BF">
        <w:t xml:space="preserve"> määrä saattoi olla eri</w:t>
      </w:r>
      <w:r w:rsidR="008154A8">
        <w:t>lainen pienesti</w:t>
      </w:r>
      <w:r w:rsidR="009003BF">
        <w:t xml:space="preserve"> johtuen mullan </w:t>
      </w:r>
      <w:r w:rsidR="00DA37A0">
        <w:t>määrästä</w:t>
      </w:r>
      <w:r w:rsidR="000B6E8E">
        <w:t>. Laitteen purkissa oli vähemmän multaa ku</w:t>
      </w:r>
      <w:r w:rsidR="004C1C72">
        <w:t>in äitini purkissa.</w:t>
      </w:r>
      <w:r w:rsidR="00DA37A0">
        <w:t xml:space="preserve"> </w:t>
      </w:r>
      <w:r w:rsidR="004C1C72">
        <w:t>Kasvun määrään saattoi vaikuttaa</w:t>
      </w:r>
      <w:r w:rsidR="00273844">
        <w:t>, myös</w:t>
      </w:r>
      <w:r w:rsidR="00FF6EDB">
        <w:t xml:space="preserve"> </w:t>
      </w:r>
      <w:r w:rsidR="00DA37A0">
        <w:t xml:space="preserve">mullan ravinteiden </w:t>
      </w:r>
      <w:r w:rsidR="006410EF">
        <w:t>määrän,</w:t>
      </w:r>
      <w:r w:rsidR="00DA37A0">
        <w:t xml:space="preserve"> </w:t>
      </w:r>
      <w:r w:rsidR="00F551F5">
        <w:t>joka saattaa vaihdella jopa multapussin sisällä.</w:t>
      </w:r>
    </w:p>
    <w:p w14:paraId="44C08E60" w14:textId="2DFB1E64" w:rsidR="00E7537B" w:rsidRDefault="004341CF" w:rsidP="009E3639">
      <w:r>
        <w:t xml:space="preserve">Tulosten perusteella </w:t>
      </w:r>
      <w:r w:rsidR="00237366">
        <w:t>oletan</w:t>
      </w:r>
      <w:r w:rsidR="00A04F92">
        <w:t>,</w:t>
      </w:r>
      <w:r>
        <w:t xml:space="preserve"> </w:t>
      </w:r>
      <w:r w:rsidR="00003E3D">
        <w:t xml:space="preserve">ettei </w:t>
      </w:r>
      <w:r w:rsidR="00B8378A">
        <w:t xml:space="preserve">herneiden </w:t>
      </w:r>
      <w:r w:rsidR="00CF21B0">
        <w:t>kasvulle</w:t>
      </w:r>
      <w:r w:rsidR="00B8378A">
        <w:t xml:space="preserve"> </w:t>
      </w:r>
      <w:r w:rsidR="00C9343C">
        <w:t>kasteleeko</w:t>
      </w:r>
      <w:r w:rsidR="00CF21B0">
        <w:t xml:space="preserve"> ole merkitystä</w:t>
      </w:r>
      <w:r w:rsidR="00C9343C">
        <w:t xml:space="preserve"> ihminen vai robotti</w:t>
      </w:r>
      <w:r w:rsidR="00003E3D">
        <w:t>.</w:t>
      </w:r>
      <w:r w:rsidR="00C93036">
        <w:t xml:space="preserve"> Kuitenkaan laite ei tarvitse hoitajaa vaan pystyy toimimaan itsenäisesti </w:t>
      </w:r>
      <w:r w:rsidR="00A322AA">
        <w:t xml:space="preserve">vähintään </w:t>
      </w:r>
      <w:r w:rsidR="00DB10A7">
        <w:t>kolme päivää ja enemmän isommalla</w:t>
      </w:r>
      <w:r w:rsidR="00A322AA">
        <w:t xml:space="preserve"> vesi</w:t>
      </w:r>
      <w:r w:rsidR="00D1511F">
        <w:t>säiliöllä</w:t>
      </w:r>
      <w:r w:rsidR="00DB10A7">
        <w:t>.</w:t>
      </w:r>
      <w:r w:rsidR="008A157E">
        <w:t xml:space="preserve"> </w:t>
      </w:r>
      <w:r w:rsidR="006B54A9">
        <w:t>Kuitenkin pitää ottaa</w:t>
      </w:r>
      <w:r w:rsidR="002E42CF">
        <w:t xml:space="preserve"> huomioon laitteen lopullisessa käytössä </w:t>
      </w:r>
      <w:r w:rsidR="006B54A9">
        <w:t>laitteen hinta</w:t>
      </w:r>
      <w:r w:rsidR="00F215C1">
        <w:t>,</w:t>
      </w:r>
      <w:r w:rsidR="006B54A9">
        <w:t xml:space="preserve"> </w:t>
      </w:r>
      <w:r w:rsidR="00F215C1">
        <w:t>laitteen</w:t>
      </w:r>
      <w:r w:rsidR="006B54A9">
        <w:t xml:space="preserve"> sähkön</w:t>
      </w:r>
      <w:r w:rsidR="00823D66">
        <w:t xml:space="preserve"> ja </w:t>
      </w:r>
      <w:r w:rsidR="00F215C1">
        <w:t>veden kulutus</w:t>
      </w:r>
      <w:r w:rsidR="001F1ED2">
        <w:t>,</w:t>
      </w:r>
      <w:r w:rsidR="00F215C1">
        <w:t xml:space="preserve"> </w:t>
      </w:r>
      <w:r w:rsidR="001F1ED2">
        <w:t>sekä</w:t>
      </w:r>
      <w:r w:rsidR="006B54A9">
        <w:t xml:space="preserve"> </w:t>
      </w:r>
      <w:r w:rsidR="00B61DB4">
        <w:t xml:space="preserve">osassa maissa </w:t>
      </w:r>
      <w:r w:rsidR="002E42CF">
        <w:t xml:space="preserve">datanmaksu </w:t>
      </w:r>
      <w:r w:rsidR="000A0C3A">
        <w:t>käytön mukaan</w:t>
      </w:r>
      <w:r w:rsidR="002E42CF">
        <w:t>.</w:t>
      </w:r>
    </w:p>
    <w:p w14:paraId="375CBC7D" w14:textId="69D8E499" w:rsidR="00C674B5" w:rsidRDefault="009D67B5" w:rsidP="009E3639">
      <w:r>
        <w:t xml:space="preserve">Sanoisin että jos olet matkalla </w:t>
      </w:r>
      <w:r w:rsidR="00593698">
        <w:t xml:space="preserve">lyhyen </w:t>
      </w:r>
      <w:r>
        <w:t>tai pidemmän aikaa niin laite on parempi</w:t>
      </w:r>
      <w:r w:rsidR="00503B84">
        <w:t xml:space="preserve"> vaihtoehto</w:t>
      </w:r>
      <w:r w:rsidR="002E5A85">
        <w:t xml:space="preserve"> kasvien kasvatukseen</w:t>
      </w:r>
      <w:r w:rsidR="006757A9">
        <w:t>. Kuitenkin jos</w:t>
      </w:r>
      <w:r w:rsidR="00384F7A">
        <w:t xml:space="preserve"> </w:t>
      </w:r>
      <w:r w:rsidR="00DB4EAF">
        <w:t xml:space="preserve">olet </w:t>
      </w:r>
      <w:r w:rsidR="001F1ED2">
        <w:t xml:space="preserve">yleensä </w:t>
      </w:r>
      <w:r w:rsidR="00DB4EAF">
        <w:t xml:space="preserve">kotona niin laitteeni ei ole paras </w:t>
      </w:r>
      <w:r w:rsidR="00503B84">
        <w:t xml:space="preserve">vaihtoehto </w:t>
      </w:r>
      <w:r w:rsidR="00DB4EAF">
        <w:t>sinulle.</w:t>
      </w:r>
      <w:r w:rsidR="006724B0">
        <w:t xml:space="preserve"> </w:t>
      </w:r>
      <w:r w:rsidR="007B400E">
        <w:t>J</w:t>
      </w:r>
      <w:r w:rsidR="006724B0">
        <w:t>os et muista kastella kasveja</w:t>
      </w:r>
      <w:r w:rsidR="00073670">
        <w:t xml:space="preserve"> säännöllisesti</w:t>
      </w:r>
      <w:r w:rsidR="006410EF">
        <w:t>,</w:t>
      </w:r>
      <w:r w:rsidR="00073670">
        <w:t xml:space="preserve"> laite voi olla parempi vaihtoehto</w:t>
      </w:r>
      <w:r w:rsidR="00816347">
        <w:t xml:space="preserve">. Jos on fyysisiä tai psyykkisiä </w:t>
      </w:r>
      <w:r w:rsidR="00430EEF">
        <w:t>ongelmia</w:t>
      </w:r>
      <w:r w:rsidR="00816347">
        <w:t xml:space="preserve"> esimerkiksi liikkumisessa</w:t>
      </w:r>
      <w:r w:rsidR="006410EF">
        <w:t>,</w:t>
      </w:r>
      <w:r w:rsidR="00816347">
        <w:t xml:space="preserve"> </w:t>
      </w:r>
      <w:r w:rsidR="00430EEF">
        <w:t>laitteeni on parempi.</w:t>
      </w:r>
    </w:p>
    <w:p w14:paraId="417C1E98" w14:textId="22510BFF" w:rsidR="00DD311B" w:rsidRPr="009E3639" w:rsidRDefault="00DD311B" w:rsidP="00DD311B">
      <w:r>
        <w:t>Laitteen hankinta hinta oli kallis</w:t>
      </w:r>
      <w:r w:rsidR="008029E1">
        <w:t>,</w:t>
      </w:r>
      <w:r>
        <w:t xml:space="preserve"> mutt</w:t>
      </w:r>
      <w:r w:rsidR="008029E1">
        <w:t>a</w:t>
      </w:r>
      <w:r>
        <w:t xml:space="preserve"> sen käyttö </w:t>
      </w:r>
      <w:r w:rsidR="008029E1">
        <w:t>ei ole</w:t>
      </w:r>
      <w:r>
        <w:t xml:space="preserve"> kallista muuten.</w:t>
      </w:r>
    </w:p>
    <w:p w14:paraId="1E11666B" w14:textId="27F53BE9" w:rsidR="00241E7B" w:rsidRDefault="006229F3" w:rsidP="009E3639">
      <w:r>
        <w:t>Laitteeni ku</w:t>
      </w:r>
      <w:r w:rsidR="00845C56">
        <w:t>lutti noin 2.58 k</w:t>
      </w:r>
      <w:r w:rsidR="00D02E18">
        <w:t>W</w:t>
      </w:r>
      <w:r w:rsidR="00845C56">
        <w:t>h</w:t>
      </w:r>
      <w:r w:rsidR="00ED26AE">
        <w:t xml:space="preserve"> </w:t>
      </w:r>
      <w:r w:rsidR="006A70BA">
        <w:t xml:space="preserve">tammi- ja helmikuun </w:t>
      </w:r>
      <w:r w:rsidR="000E2278">
        <w:t>keskipörssisähkön</w:t>
      </w:r>
      <w:r w:rsidR="006A70BA">
        <w:t xml:space="preserve"> hinta oli </w:t>
      </w:r>
      <w:r w:rsidR="00A13D39">
        <w:t>0.06 €</w:t>
      </w:r>
      <w:r w:rsidR="00175CA3">
        <w:t>/k</w:t>
      </w:r>
      <w:r w:rsidR="00D02E18">
        <w:t>W</w:t>
      </w:r>
      <w:r w:rsidR="00175CA3">
        <w:t>h joillain laitteeni sähkön</w:t>
      </w:r>
      <w:r w:rsidR="00D02E18">
        <w:t xml:space="preserve">kulutus </w:t>
      </w:r>
      <w:r w:rsidR="000E2278">
        <w:t xml:space="preserve">hinta oli </w:t>
      </w:r>
      <w:r w:rsidR="00A13D39">
        <w:t>0,15 €</w:t>
      </w:r>
      <w:r w:rsidR="00FE67E4">
        <w:t>/2 viikkoa</w:t>
      </w:r>
      <w:r w:rsidR="008D6653">
        <w:t xml:space="preserve">. </w:t>
      </w:r>
      <w:r w:rsidR="00566B71">
        <w:t>Vertailuksi mittasin tieto</w:t>
      </w:r>
      <w:r w:rsidR="00783F71">
        <w:t>koneeni virrankulutuksen</w:t>
      </w:r>
      <w:r w:rsidR="00AD7507">
        <w:t>,</w:t>
      </w:r>
      <w:r w:rsidR="00783F71">
        <w:t xml:space="preserve"> joka oli </w:t>
      </w:r>
      <w:r w:rsidR="00556ACA">
        <w:t xml:space="preserve">vastaavalla </w:t>
      </w:r>
      <w:r w:rsidR="00D2396D">
        <w:t xml:space="preserve">2 </w:t>
      </w:r>
      <w:r w:rsidR="00556ACA">
        <w:t xml:space="preserve">viikon ajalla </w:t>
      </w:r>
      <w:r w:rsidR="00D2396D">
        <w:t>16,55 kwh</w:t>
      </w:r>
      <w:r w:rsidR="00AD7507">
        <w:t xml:space="preserve">. Näiden perusteella mielestäni laitteen käyttö on </w:t>
      </w:r>
      <w:r w:rsidR="00182866">
        <w:t>edullista.</w:t>
      </w:r>
    </w:p>
    <w:p w14:paraId="542CE002" w14:textId="4011C6F2" w:rsidR="00E0251C" w:rsidRDefault="00E0251C" w:rsidP="009E3639">
      <w:r>
        <w:t>Opin uuden ohjelmointikielen tässä tutkielmassa. Ohjelmointi kielen nimi on C++.</w:t>
      </w:r>
      <w:r w:rsidR="00C54FCF">
        <w:t xml:space="preserve"> </w:t>
      </w:r>
      <w:r w:rsidR="00C74B43">
        <w:t xml:space="preserve">Osasin käyttää </w:t>
      </w:r>
      <w:r w:rsidR="001072A3">
        <w:t>Arduinoa</w:t>
      </w:r>
      <w:r w:rsidR="007D661D">
        <w:t xml:space="preserve"> </w:t>
      </w:r>
      <w:r w:rsidR="001072A3">
        <w:t>jo entuudestaan</w:t>
      </w:r>
      <w:r w:rsidR="0016560C">
        <w:t>, johtuen omasta kiinnostuksesta elektroniikkaa kohtaan. Opin Arduinosta kuitenkin uutta</w:t>
      </w:r>
      <w:r w:rsidR="00443DE8">
        <w:t>,</w:t>
      </w:r>
      <w:r w:rsidR="002F5A57">
        <w:t xml:space="preserve"> kuten </w:t>
      </w:r>
      <w:r w:rsidR="00953FB2">
        <w:t>verkkopaneeli ominaisuudet ja niiden sähkönsyötön määrän.</w:t>
      </w:r>
      <w:r w:rsidR="009174E9">
        <w:t xml:space="preserve"> Sähköstä opin miten käyttää </w:t>
      </w:r>
      <w:r w:rsidR="00EC2798">
        <w:t xml:space="preserve">reseptoreja, transistoreja, </w:t>
      </w:r>
      <w:r w:rsidR="00BD0917">
        <w:t xml:space="preserve">ledejä ja </w:t>
      </w:r>
      <w:r w:rsidR="00BA31E6">
        <w:t>releitä.</w:t>
      </w:r>
      <w:r w:rsidR="001E6D45">
        <w:t xml:space="preserve"> Opin myös laskemaan sähkönkulutuksen </w:t>
      </w:r>
      <w:r w:rsidR="00DD1EB6">
        <w:t>ampeereiden pohjalta.</w:t>
      </w:r>
    </w:p>
    <w:p w14:paraId="028C276A" w14:textId="7DC2E253" w:rsidR="00313495" w:rsidRPr="00313495" w:rsidRDefault="005706FF" w:rsidP="00313495">
      <w:r w:rsidRPr="005706FF">
        <w:rPr>
          <w:noProof/>
        </w:rPr>
        <w:drawing>
          <wp:inline distT="0" distB="0" distL="0" distR="0" wp14:anchorId="11E99F78" wp14:editId="6760A272">
            <wp:extent cx="2941093" cy="3285906"/>
            <wp:effectExtent l="0" t="0" r="0" b="0"/>
            <wp:docPr id="1825100887" name="Kuva 3" descr="Kuva, joka sisältää kohteen vihannes, yrtti, sisä-, kasv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0887" name="Kuva 3" descr="Kuva, joka sisältää kohteen vihannes, yrtti, sisä-, kasv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6" t="2133" r="18" b="22022"/>
                    <a:stretch/>
                  </pic:blipFill>
                  <pic:spPr bwMode="auto">
                    <a:xfrm>
                      <a:off x="0" y="0"/>
                      <a:ext cx="2948667" cy="329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495" w:rsidRPr="00313495">
        <w:rPr>
          <w:rFonts w:ascii="Times New Roman" w:eastAsia="Times New Roman" w:hAnsi="Times New Roman" w:cs="Times New Roman"/>
          <w:kern w:val="0"/>
          <w:lang w:eastAsia="fi-FI"/>
          <w14:ligatures w14:val="none"/>
        </w:rPr>
        <w:t xml:space="preserve"> </w:t>
      </w:r>
      <w:r w:rsidR="00313495" w:rsidRPr="00313495">
        <w:rPr>
          <w:noProof/>
        </w:rPr>
        <w:drawing>
          <wp:inline distT="0" distB="0" distL="0" distR="0" wp14:anchorId="60B107FC" wp14:editId="41800585">
            <wp:extent cx="3057398" cy="3239651"/>
            <wp:effectExtent l="0" t="0" r="0" b="0"/>
            <wp:docPr id="273711585" name="Kuva 9" descr="Kuva, joka sisältää kohteen vihannes, yrtti, sisä-, kasv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1585" name="Kuva 9" descr="Kuva, joka sisältää kohteen vihannes, yrtti, sisä-, kasvi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31"/>
                    <a:stretch/>
                  </pic:blipFill>
                  <pic:spPr bwMode="auto">
                    <a:xfrm>
                      <a:off x="0" y="0"/>
                      <a:ext cx="3067976" cy="325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BA220" w14:textId="55D0D151" w:rsidR="003078DA" w:rsidRPr="003078DA" w:rsidRDefault="003078DA" w:rsidP="003078DA"/>
    <w:p w14:paraId="4A978267" w14:textId="174799C4" w:rsidR="005706FF" w:rsidRPr="005706FF" w:rsidRDefault="005706FF" w:rsidP="005706FF"/>
    <w:p w14:paraId="6A55530D" w14:textId="213626CC" w:rsidR="00755D65" w:rsidRPr="00562BFB" w:rsidRDefault="00755D65" w:rsidP="00755D65">
      <w:r w:rsidRPr="00562BFB">
        <w:t xml:space="preserve">Kuva </w:t>
      </w:r>
      <w:r>
        <w:t>25</w:t>
      </w:r>
      <w:r w:rsidRPr="00562BFB">
        <w:t xml:space="preserve">. ja </w:t>
      </w:r>
      <w:r>
        <w:t>26</w:t>
      </w:r>
      <w:r w:rsidRPr="00562BFB">
        <w:t xml:space="preserve"> </w:t>
      </w:r>
      <w:r w:rsidR="00F95978">
        <w:t>Tulokset</w:t>
      </w:r>
      <w:r w:rsidR="002406D7">
        <w:t xml:space="preserve"> </w:t>
      </w:r>
      <w:r w:rsidR="0008442B">
        <w:t>kulhot taaratt</w:t>
      </w:r>
      <w:r w:rsidR="00944E3F">
        <w:t>una: oikealla laitteen kasvattamat herneen versot ja vasemmalla äitini kasvattamat herneen versot.</w:t>
      </w:r>
      <w:r w:rsidR="00643127" w:rsidRPr="00562BFB">
        <w:t xml:space="preserve"> </w:t>
      </w:r>
    </w:p>
    <w:p w14:paraId="5FBA4E8B" w14:textId="77777777" w:rsidR="00DC3AD4" w:rsidRDefault="00DC3AD4" w:rsidP="009E3639"/>
    <w:p w14:paraId="54EE83A5" w14:textId="185A8390" w:rsidR="00273C2A" w:rsidRPr="00273C2A" w:rsidRDefault="00643127" w:rsidP="00DF0B97">
      <w:pPr>
        <w:pStyle w:val="Otsikko2"/>
      </w:pPr>
      <w:bookmarkStart w:id="56" w:name="_Toc193627214"/>
      <w:r>
        <w:t>1</w:t>
      </w:r>
      <w:r w:rsidR="00D84E1B">
        <w:t>0</w:t>
      </w:r>
      <w:r w:rsidR="003F5366">
        <w:t xml:space="preserve">. </w:t>
      </w:r>
      <w:r w:rsidR="00093067" w:rsidRPr="00DF0B97">
        <w:t>Ongelmat</w:t>
      </w:r>
      <w:bookmarkEnd w:id="56"/>
    </w:p>
    <w:p w14:paraId="60F8A03D" w14:textId="3D0CB3E6" w:rsidR="00797BC6" w:rsidRDefault="00F4226B">
      <w:r>
        <w:t>Laitteessa on ollut</w:t>
      </w:r>
      <w:r w:rsidR="00160137">
        <w:t xml:space="preserve"> joitain</w:t>
      </w:r>
      <w:r>
        <w:t xml:space="preserve"> ongelmia</w:t>
      </w:r>
      <w:r w:rsidR="000B1C9F">
        <w:t xml:space="preserve">. </w:t>
      </w:r>
      <w:r w:rsidR="00480CE3">
        <w:t>K</w:t>
      </w:r>
      <w:r w:rsidR="000B1C9F">
        <w:t>osteusanturin piuha oli irronnut eikä antanut silloin oikeaa lukemaa</w:t>
      </w:r>
      <w:r w:rsidR="000E0BC6">
        <w:t>,</w:t>
      </w:r>
      <w:r w:rsidR="002901B5">
        <w:t xml:space="preserve"> </w:t>
      </w:r>
      <w:r w:rsidR="009209CF">
        <w:t>lämpötilan</w:t>
      </w:r>
      <w:r w:rsidR="00797BC6">
        <w:t xml:space="preserve"> lukemissa oli hä</w:t>
      </w:r>
      <w:r w:rsidR="00480CE3">
        <w:t>iriöitä</w:t>
      </w:r>
      <w:r w:rsidR="00797BC6">
        <w:t xml:space="preserve"> ja ledit eivät palaneet ollenkaan.</w:t>
      </w:r>
    </w:p>
    <w:p w14:paraId="518666BD" w14:textId="5F86CBA2" w:rsidR="000B5AAC" w:rsidRDefault="00797BC6">
      <w:r>
        <w:t>Sain kaikki nuo ongelmat korjattua ja</w:t>
      </w:r>
      <w:r w:rsidR="00E726F4">
        <w:t xml:space="preserve"> korjausten jälkeen</w:t>
      </w:r>
      <w:r>
        <w:t xml:space="preserve"> laite toimii oikein</w:t>
      </w:r>
      <w:r w:rsidR="009304A0">
        <w:t>.</w:t>
      </w:r>
    </w:p>
    <w:p w14:paraId="64D392A9" w14:textId="3CDC7273" w:rsidR="00CD6D00" w:rsidRDefault="00643127" w:rsidP="00DF0B97">
      <w:pPr>
        <w:pStyle w:val="Otsikko2"/>
      </w:pPr>
      <w:bookmarkStart w:id="57" w:name="_Toc193627215"/>
      <w:r>
        <w:t>1</w:t>
      </w:r>
      <w:r w:rsidR="00D84E1B">
        <w:t>1</w:t>
      </w:r>
      <w:r w:rsidR="003F5366">
        <w:t xml:space="preserve">. </w:t>
      </w:r>
      <w:r w:rsidR="00CD6D00" w:rsidRPr="00DF0B97">
        <w:t>Kehitysideat</w:t>
      </w:r>
      <w:bookmarkEnd w:id="57"/>
    </w:p>
    <w:p w14:paraId="7EEF55FF" w14:textId="477B6A78" w:rsidR="00CC425C" w:rsidRDefault="00F105F6">
      <w:r>
        <w:t xml:space="preserve">Yritän kehittää vielä toimivamman ja halvemman version </w:t>
      </w:r>
      <w:r w:rsidR="003F0872">
        <w:t>laitteestani,</w:t>
      </w:r>
      <w:r>
        <w:t xml:space="preserve"> joka toimisi </w:t>
      </w:r>
      <w:r w:rsidR="00CB6590">
        <w:t>ilman verkkoa ja varavirralla erikoistilanteiden varalta.</w:t>
      </w:r>
      <w:r w:rsidR="003F0872">
        <w:t xml:space="preserve"> </w:t>
      </w:r>
      <w:r w:rsidR="005C17D1">
        <w:t xml:space="preserve">Haluaisin lisätä myös </w:t>
      </w:r>
      <w:r w:rsidR="004315F4">
        <w:t>omenaisuuden</w:t>
      </w:r>
      <w:r w:rsidR="005C17D1">
        <w:t xml:space="preserve"> millä voisi kastella</w:t>
      </w:r>
      <w:r w:rsidR="00B95022">
        <w:t>, jopa kasvustoa</w:t>
      </w:r>
      <w:r w:rsidR="005C17D1">
        <w:t xml:space="preserve"> eikä vain yhtä</w:t>
      </w:r>
      <w:r w:rsidR="005F3FE9">
        <w:t xml:space="preserve"> kasvia</w:t>
      </w:r>
      <w:r w:rsidR="005C17D1">
        <w:t>.</w:t>
      </w:r>
      <w:r w:rsidR="007B7D0A">
        <w:t xml:space="preserve"> Lisäisisin vielä laitteeseen pienen näytön missä </w:t>
      </w:r>
      <w:r w:rsidR="00CE3BC2">
        <w:t>kerrotaan ilman lämpötila ja veden määrä</w:t>
      </w:r>
      <w:r w:rsidR="00E43541">
        <w:t xml:space="preserve"> säiliössä.</w:t>
      </w:r>
      <w:r w:rsidR="00946CCB">
        <w:t xml:space="preserve"> Kehittäisin laitetta niin</w:t>
      </w:r>
      <w:r w:rsidR="00FB620E">
        <w:t>,</w:t>
      </w:r>
      <w:r w:rsidR="00946CCB">
        <w:t xml:space="preserve"> että </w:t>
      </w:r>
      <w:r w:rsidR="00FB620E">
        <w:t>se kuluttaisi</w:t>
      </w:r>
      <w:r w:rsidR="00946CCB">
        <w:t xml:space="preserve"> vähemmän energiaa.</w:t>
      </w:r>
      <w:r w:rsidR="002E5A85">
        <w:t xml:space="preserve"> Vaihtoehtona </w:t>
      </w:r>
      <w:r w:rsidR="00674E21">
        <w:t>laitteeni voisi kastella</w:t>
      </w:r>
      <w:r w:rsidR="007D37D9">
        <w:t xml:space="preserve"> muitakin kasveja esimerkiksi perunaa.</w:t>
      </w:r>
      <w:r w:rsidR="00430EEF">
        <w:t xml:space="preserve"> Haluaisin </w:t>
      </w:r>
      <w:r w:rsidR="000838AB">
        <w:t xml:space="preserve">pystyä kytkemään </w:t>
      </w:r>
      <w:r w:rsidR="00243FD6">
        <w:t>laitteen</w:t>
      </w:r>
      <w:r w:rsidR="000838AB">
        <w:t xml:space="preserve"> suoraan hanaveteen </w:t>
      </w:r>
      <w:r w:rsidR="000813FC">
        <w:t>jolloin</w:t>
      </w:r>
      <w:r w:rsidR="00243FD6">
        <w:t xml:space="preserve"> </w:t>
      </w:r>
      <w:r w:rsidR="00C43FD7">
        <w:t>pystyisin</w:t>
      </w:r>
      <w:r w:rsidR="00243FD6">
        <w:t xml:space="preserve"> kastelemaan </w:t>
      </w:r>
      <w:r w:rsidR="00E13424">
        <w:t>pensaita</w:t>
      </w:r>
      <w:r w:rsidR="00243FD6">
        <w:t xml:space="preserve"> ja puita paremmin yhdistettynä </w:t>
      </w:r>
      <w:r w:rsidR="00DE0EF5">
        <w:t xml:space="preserve">tietokoneen </w:t>
      </w:r>
      <w:r w:rsidR="00C43FD7">
        <w:t>kalenteriin</w:t>
      </w:r>
      <w:r w:rsidR="00DE0EF5">
        <w:t xml:space="preserve"> ja kelloon</w:t>
      </w:r>
      <w:r w:rsidR="00C43FD7">
        <w:t>.</w:t>
      </w:r>
      <w:r w:rsidR="00FF3BB4">
        <w:t xml:space="preserve"> Lisäisin vielä </w:t>
      </w:r>
      <w:r w:rsidR="00C90064">
        <w:t>ominaisuuden,</w:t>
      </w:r>
      <w:r w:rsidR="00FF3BB4">
        <w:t xml:space="preserve"> jolla pystyisin ohjaamaan laitetta </w:t>
      </w:r>
      <w:r w:rsidR="002E61CD">
        <w:t xml:space="preserve">täysin </w:t>
      </w:r>
      <w:r w:rsidR="00FF3BB4">
        <w:t>et</w:t>
      </w:r>
      <w:r w:rsidR="00383D52">
        <w:t>änä ja näkemään kamerasta kasvien tilan.</w:t>
      </w:r>
      <w:r w:rsidR="00A10249">
        <w:t xml:space="preserve"> </w:t>
      </w:r>
    </w:p>
    <w:p w14:paraId="5FEFA464" w14:textId="2EBBB685" w:rsidR="00970DBF" w:rsidRDefault="00235406">
      <w:r>
        <w:t>Laitteen k</w:t>
      </w:r>
      <w:r w:rsidR="00A10249">
        <w:t xml:space="preserve">oodia voisi </w:t>
      </w:r>
      <w:r w:rsidR="00CC425C">
        <w:t>muokata,</w:t>
      </w:r>
      <w:r w:rsidR="00A10249">
        <w:t xml:space="preserve"> ettei se yhdistäisi kahta kertaa saamaan nettiin</w:t>
      </w:r>
      <w:r w:rsidR="00CC425C">
        <w:t>, jonka se tekee nyt</w:t>
      </w:r>
      <w:r w:rsidR="00A10249">
        <w:t xml:space="preserve"> </w:t>
      </w:r>
      <w:r w:rsidR="00281C80">
        <w:t>koodin suorittamisen alu</w:t>
      </w:r>
      <w:r w:rsidR="00CC425C">
        <w:t xml:space="preserve">ssa. </w:t>
      </w:r>
    </w:p>
    <w:p w14:paraId="7EA8D6CE" w14:textId="32F9CE14" w:rsidR="00680062" w:rsidRDefault="00643127" w:rsidP="00DF0B97">
      <w:pPr>
        <w:pStyle w:val="Otsikko2"/>
      </w:pPr>
      <w:bookmarkStart w:id="58" w:name="_Toc193627216"/>
      <w:r>
        <w:t>1</w:t>
      </w:r>
      <w:r w:rsidR="00D84E1B">
        <w:t>2</w:t>
      </w:r>
      <w:r w:rsidR="003F5366">
        <w:t xml:space="preserve">. </w:t>
      </w:r>
      <w:r w:rsidR="00680062">
        <w:t>Lähteet</w:t>
      </w:r>
      <w:bookmarkEnd w:id="58"/>
    </w:p>
    <w:p w14:paraId="0C43E281" w14:textId="5E8642E5" w:rsidR="00680062" w:rsidRPr="001A2369" w:rsidRDefault="00060D32">
      <w:r w:rsidRPr="001A2369">
        <w:t>Suse:</w:t>
      </w:r>
      <w:r w:rsidR="00DB291D" w:rsidRPr="001A2369">
        <w:rPr>
          <w:rFonts w:ascii="Verdana" w:eastAsia="Times New Roman" w:hAnsi="Verdana" w:cs="Times New Roman"/>
          <w:color w:val="000000"/>
          <w:kern w:val="36"/>
          <w:sz w:val="54"/>
          <w:szCs w:val="54"/>
          <w:lang w:eastAsia="fi-FI"/>
          <w14:ligatures w14:val="none"/>
        </w:rPr>
        <w:t xml:space="preserve"> </w:t>
      </w:r>
      <w:r w:rsidRPr="001A2369">
        <w:t xml:space="preserve">Industrial Automation </w:t>
      </w:r>
      <w:hyperlink r:id="rId33" w:history="1">
        <w:r w:rsidR="00DB291D" w:rsidRPr="001A2369">
          <w:rPr>
            <w:rStyle w:val="Hyperlinkki"/>
          </w:rPr>
          <w:t>https://www.suse.com/suse-defines/definition/industrial-automation/</w:t>
        </w:r>
      </w:hyperlink>
      <w:r w:rsidR="00680062" w:rsidRPr="001A2369">
        <w:t xml:space="preserve"> </w:t>
      </w:r>
      <w:r w:rsidR="00DB291D" w:rsidRPr="001A2369">
        <w:t xml:space="preserve"> Luettu 7.2.2025</w:t>
      </w:r>
    </w:p>
    <w:p w14:paraId="58E44FF0" w14:textId="7477969E" w:rsidR="00044900" w:rsidRDefault="0034119F">
      <w:r w:rsidRPr="0034119F">
        <w:t>Wikipedia</w:t>
      </w:r>
      <w:r w:rsidR="00044900" w:rsidRPr="0034119F">
        <w:t>: pumpp</w:t>
      </w:r>
      <w:r w:rsidRPr="0034119F">
        <w:t xml:space="preserve">u </w:t>
      </w:r>
      <w:hyperlink r:id="rId34" w:history="1">
        <w:r w:rsidR="00E82364" w:rsidRPr="00723E3D">
          <w:rPr>
            <w:rStyle w:val="Hyperlinkki"/>
          </w:rPr>
          <w:t>https://fi.wikipedia.org/wiki/Pumppu</w:t>
        </w:r>
      </w:hyperlink>
      <w:r w:rsidR="00E82364" w:rsidRPr="00723E3D">
        <w:t xml:space="preserve"> Luettu 17.2.2025</w:t>
      </w:r>
    </w:p>
    <w:p w14:paraId="57F88836" w14:textId="52121CF5" w:rsidR="002C60AB" w:rsidRDefault="00E82364">
      <w:pPr>
        <w:rPr>
          <w:lang w:val="en-US"/>
        </w:rPr>
      </w:pPr>
      <w:r w:rsidRPr="002C60AB">
        <w:rPr>
          <w:lang w:val="en-US"/>
        </w:rPr>
        <w:t>Hackman: Soil</w:t>
      </w:r>
      <w:r w:rsidR="002C60AB" w:rsidRPr="002C60AB">
        <w:rPr>
          <w:lang w:val="en-US"/>
        </w:rPr>
        <w:t xml:space="preserve"> Moisture Sensor how they work </w:t>
      </w:r>
      <w:hyperlink r:id="rId35" w:history="1">
        <w:r w:rsidR="00723E3D" w:rsidRPr="004716E0">
          <w:rPr>
            <w:rStyle w:val="Hyperlinkki"/>
            <w:lang w:val="en-US"/>
          </w:rPr>
          <w:t>https://hackaday.com/2021/05/17/soil-moisture-sensors-how-do-they-work/</w:t>
        </w:r>
      </w:hyperlink>
      <w:r w:rsidR="002C60AB">
        <w:rPr>
          <w:lang w:val="en-US"/>
        </w:rPr>
        <w:t xml:space="preserve"> </w:t>
      </w:r>
      <w:r w:rsidR="00723E3D">
        <w:rPr>
          <w:lang w:val="en-US"/>
        </w:rPr>
        <w:t>Luettu</w:t>
      </w:r>
      <w:r w:rsidR="002C60AB">
        <w:rPr>
          <w:lang w:val="en-US"/>
        </w:rPr>
        <w:t xml:space="preserve"> 18.2.2025</w:t>
      </w:r>
    </w:p>
    <w:p w14:paraId="1B37680E" w14:textId="04420D0B" w:rsidR="005F049E" w:rsidRPr="00956D56" w:rsidRDefault="00956D56">
      <w:pPr>
        <w:rPr>
          <w:lang w:val="en-US"/>
        </w:rPr>
      </w:pPr>
      <w:r w:rsidRPr="00956D56">
        <w:rPr>
          <w:lang w:val="en-US"/>
        </w:rPr>
        <w:t>processsensing</w:t>
      </w:r>
      <w:r>
        <w:rPr>
          <w:lang w:val="en-US"/>
        </w:rPr>
        <w:t xml:space="preserve">: </w:t>
      </w:r>
      <w:r w:rsidRPr="00956D56">
        <w:rPr>
          <w:lang w:val="en-US"/>
        </w:rPr>
        <w:t>Humidity Academy Theory 6 – The Capacitive Sensor</w:t>
      </w:r>
      <w:r>
        <w:rPr>
          <w:lang w:val="en-US"/>
        </w:rPr>
        <w:t xml:space="preserve"> </w:t>
      </w:r>
      <w:hyperlink r:id="rId36" w:history="1">
        <w:r w:rsidRPr="004716E0">
          <w:rPr>
            <w:rStyle w:val="Hyperlinkki"/>
            <w:lang w:val="en-US"/>
          </w:rPr>
          <w:t>https://www.processsensing.com/en-us/blog/capacitive-sensor-technology.htm</w:t>
        </w:r>
      </w:hyperlink>
      <w:r>
        <w:rPr>
          <w:lang w:val="en-US"/>
        </w:rPr>
        <w:t xml:space="preserve"> luettu 17.2.2025</w:t>
      </w:r>
    </w:p>
    <w:p w14:paraId="5BDA7C5D" w14:textId="2ED9D8A0" w:rsidR="008C6FE3" w:rsidRDefault="008C6FE3">
      <w:r w:rsidRPr="00CA2028">
        <w:t xml:space="preserve">Wikipedia: painokytkin </w:t>
      </w:r>
      <w:hyperlink r:id="rId37" w:history="1">
        <w:r w:rsidR="00CA2028" w:rsidRPr="004716E0">
          <w:rPr>
            <w:rStyle w:val="Hyperlinkki"/>
          </w:rPr>
          <w:t>https://fi.wikipedia.org/wiki/Painokytkin 18.2.2025</w:t>
        </w:r>
      </w:hyperlink>
    </w:p>
    <w:p w14:paraId="0E571497" w14:textId="170114CB" w:rsidR="00CA2028" w:rsidRPr="002D09E1" w:rsidRDefault="00CA2028">
      <w:r w:rsidRPr="002D09E1">
        <w:t xml:space="preserve">Wikipedia: led </w:t>
      </w:r>
      <w:hyperlink r:id="rId38" w:history="1">
        <w:r w:rsidR="002D09E1" w:rsidRPr="002D09E1">
          <w:rPr>
            <w:rStyle w:val="Hyperlinkki"/>
          </w:rPr>
          <w:t>https://fi.wikipedia.org/wiki/LED</w:t>
        </w:r>
      </w:hyperlink>
      <w:r w:rsidR="002D09E1" w:rsidRPr="002D09E1">
        <w:t xml:space="preserve"> luettu</w:t>
      </w:r>
      <w:r w:rsidR="002D09E1">
        <w:t xml:space="preserve"> 18.2.2025</w:t>
      </w:r>
    </w:p>
    <w:p w14:paraId="53E3CA55" w14:textId="7196AF2E" w:rsidR="00E82364" w:rsidRPr="002D09E1" w:rsidRDefault="00E82364">
      <w:r w:rsidRPr="002D09E1">
        <w:t xml:space="preserve"> </w:t>
      </w:r>
      <w:r w:rsidR="00B364FA">
        <w:t>Wikipedia</w:t>
      </w:r>
      <w:r w:rsidR="002D09E1">
        <w:t xml:space="preserve">: transistori </w:t>
      </w:r>
      <w:hyperlink r:id="rId39" w:history="1">
        <w:r w:rsidR="002D09E1" w:rsidRPr="004716E0">
          <w:rPr>
            <w:rStyle w:val="Hyperlinkki"/>
          </w:rPr>
          <w:t>https://fi.wikipedia.org/wiki/Transistori</w:t>
        </w:r>
      </w:hyperlink>
      <w:r w:rsidR="002D09E1">
        <w:t xml:space="preserve"> </w:t>
      </w:r>
      <w:r w:rsidR="00723E3D">
        <w:t>luettu</w:t>
      </w:r>
      <w:r w:rsidR="002D09E1">
        <w:t xml:space="preserve"> 18.2.2</w:t>
      </w:r>
      <w:r w:rsidR="0028354C">
        <w:t>025</w:t>
      </w:r>
    </w:p>
    <w:p w14:paraId="40EB8E7B" w14:textId="207B7A69" w:rsidR="00E24542" w:rsidRDefault="00B364FA">
      <w:r>
        <w:lastRenderedPageBreak/>
        <w:t>Wikipedia: fotodiodi</w:t>
      </w:r>
      <w:r w:rsidR="00723E3D">
        <w:t xml:space="preserve"> </w:t>
      </w:r>
      <w:hyperlink r:id="rId40" w:history="1">
        <w:r w:rsidR="00723E3D" w:rsidRPr="004716E0">
          <w:rPr>
            <w:rStyle w:val="Hyperlinkki"/>
          </w:rPr>
          <w:t>https://fi.wikipedia.org/wiki/Fotodiodi</w:t>
        </w:r>
      </w:hyperlink>
      <w:r w:rsidR="00723E3D">
        <w:t xml:space="preserve"> luettu 18.2.</w:t>
      </w:r>
      <w:r w:rsidR="00947673">
        <w:t>2025</w:t>
      </w:r>
    </w:p>
    <w:p w14:paraId="0D1E17D6" w14:textId="18D2F95E" w:rsidR="00723E3D" w:rsidRDefault="00723E3D">
      <w:r>
        <w:t>Wikipedia: moottori</w:t>
      </w:r>
      <w:r w:rsidR="00947673">
        <w:t xml:space="preserve"> </w:t>
      </w:r>
      <w:hyperlink r:id="rId41" w:history="1">
        <w:r w:rsidR="00947673" w:rsidRPr="004716E0">
          <w:rPr>
            <w:rStyle w:val="Hyperlinkki"/>
          </w:rPr>
          <w:t>https://fi.wikipedia.org/wiki/S%C3%A4hk%C3%B6moottori</w:t>
        </w:r>
      </w:hyperlink>
      <w:r w:rsidR="00947673">
        <w:t xml:space="preserve"> luettu 1</w:t>
      </w:r>
      <w:r w:rsidR="00BE304B">
        <w:t>7</w:t>
      </w:r>
      <w:r w:rsidR="00947673">
        <w:t>.2.2025</w:t>
      </w:r>
    </w:p>
    <w:p w14:paraId="07BC984D" w14:textId="052AE418" w:rsidR="00840F04" w:rsidRDefault="00D72F4A" w:rsidP="00840F04">
      <w:r>
        <w:t>Wikipedia</w:t>
      </w:r>
      <w:r w:rsidR="00840F04">
        <w:t>:</w:t>
      </w:r>
      <w:r w:rsidR="00840F04" w:rsidRPr="00840F04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</w:t>
      </w:r>
      <w:r w:rsidR="00840F04" w:rsidRPr="00840F04">
        <w:t>Tietokoneavusteinen suunnittelu</w:t>
      </w:r>
      <w:r w:rsidR="00840F04">
        <w:t xml:space="preserve"> </w:t>
      </w:r>
      <w:hyperlink r:id="rId42" w:history="1">
        <w:r w:rsidR="002F3C05" w:rsidRPr="008D175A">
          <w:rPr>
            <w:rStyle w:val="Hyperlinkki"/>
          </w:rPr>
          <w:t>https://fi.wikipedia.org/wiki/Tietokoneavusteinen_suunnittelu luettu 19.2.2025</w:t>
        </w:r>
      </w:hyperlink>
    </w:p>
    <w:p w14:paraId="0072465D" w14:textId="209315B7" w:rsidR="002F3C05" w:rsidRDefault="002F3C05" w:rsidP="00840F04">
      <w:r>
        <w:t>wikipedia:</w:t>
      </w:r>
      <w:r w:rsidR="00B53F5E">
        <w:t>Tietokonen kello</w:t>
      </w:r>
      <w:r w:rsidR="001C1844">
        <w:t xml:space="preserve"> </w:t>
      </w:r>
      <w:hyperlink r:id="rId43" w:history="1">
        <w:r w:rsidR="00F54DD8" w:rsidRPr="008D175A">
          <w:rPr>
            <w:rStyle w:val="Hyperlinkki"/>
          </w:rPr>
          <w:t>https://fi.wikipedia.org/wiki/Tietokoneen_kello luettu 19.2.2025</w:t>
        </w:r>
      </w:hyperlink>
    </w:p>
    <w:p w14:paraId="15600DAA" w14:textId="3DC720E5" w:rsidR="006F1D35" w:rsidRDefault="00F54DD8" w:rsidP="006F1D35">
      <w:r>
        <w:t>wikipedia:</w:t>
      </w:r>
      <w:r w:rsidR="006F1D35" w:rsidRPr="006F1D35">
        <w:t>NTP</w:t>
      </w:r>
      <w:r w:rsidR="006F1D35">
        <w:t xml:space="preserve"> </w:t>
      </w:r>
      <w:hyperlink r:id="rId44" w:history="1">
        <w:r w:rsidR="006F1D35" w:rsidRPr="008D175A">
          <w:rPr>
            <w:rStyle w:val="Hyperlinkki"/>
          </w:rPr>
          <w:t>https://fi.wikipedia.org/wiki/NTP_(tietotekniikka)</w:t>
        </w:r>
      </w:hyperlink>
      <w:r w:rsidR="006F1D35">
        <w:t xml:space="preserve"> 19.2.2025</w:t>
      </w:r>
    </w:p>
    <w:p w14:paraId="54FD0E39" w14:textId="492775C4" w:rsidR="00DC3A79" w:rsidRPr="006F1D35" w:rsidRDefault="00DC3A79" w:rsidP="006F1D35">
      <w:r>
        <w:t xml:space="preserve">wikipedia:arduino </w:t>
      </w:r>
    </w:p>
    <w:p w14:paraId="0BA5BE93" w14:textId="1E7C973F" w:rsidR="00F54DD8" w:rsidRPr="00840F04" w:rsidRDefault="008676E0" w:rsidP="00840F04">
      <w:r>
        <w:t>arduino:</w:t>
      </w:r>
      <w:r w:rsidR="00107ABA">
        <w:t xml:space="preserve">Uno r4 wifi </w:t>
      </w:r>
      <w:hyperlink r:id="rId45" w:anchor="tech-specs" w:history="1">
        <w:r w:rsidR="00107ABA" w:rsidRPr="008D175A">
          <w:rPr>
            <w:rStyle w:val="Hyperlinkki"/>
          </w:rPr>
          <w:t>https://docs.arduino.cc/hardware/uno-r4-wifi/#tech-specs</w:t>
        </w:r>
      </w:hyperlink>
      <w:r w:rsidR="00107ABA">
        <w:t xml:space="preserve"> 19.2.2025</w:t>
      </w:r>
    </w:p>
    <w:p w14:paraId="21713C39" w14:textId="6DA82DBB" w:rsidR="00840F04" w:rsidRPr="001A2369" w:rsidRDefault="00C64905">
      <w:r w:rsidRPr="001A2369">
        <w:t>Wikiped</w:t>
      </w:r>
      <w:r w:rsidR="00F01398" w:rsidRPr="001A2369">
        <w:t xml:space="preserve">ia:Lego </w:t>
      </w:r>
      <w:r w:rsidR="00792A8C" w:rsidRPr="001A2369">
        <w:t>https://fi.wikipedia.org/wiki/Lego</w:t>
      </w:r>
      <w:r w:rsidR="00792A8C">
        <w:t xml:space="preserve"> 23.2.2025</w:t>
      </w:r>
    </w:p>
    <w:p w14:paraId="65753215" w14:textId="7EE432C6" w:rsidR="00792A8C" w:rsidRDefault="00792A8C">
      <w:pPr>
        <w:rPr>
          <w:lang w:val="en-US"/>
        </w:rPr>
      </w:pPr>
      <w:r w:rsidRPr="00792A8C">
        <w:rPr>
          <w:lang w:val="en-US"/>
        </w:rPr>
        <w:t xml:space="preserve">wikipedia: Thermistor </w:t>
      </w:r>
      <w:hyperlink r:id="rId46" w:history="1">
        <w:r w:rsidRPr="00267EAC">
          <w:rPr>
            <w:rStyle w:val="Hyperlinkki"/>
            <w:lang w:val="en-US"/>
          </w:rPr>
          <w:t>https://en.wikipedia.org/wiki/Thermistor</w:t>
        </w:r>
      </w:hyperlink>
      <w:r>
        <w:rPr>
          <w:lang w:val="en-US"/>
        </w:rPr>
        <w:t xml:space="preserve"> 23.2.2025 </w:t>
      </w:r>
    </w:p>
    <w:p w14:paraId="031CADC3" w14:textId="4D14A9D0" w:rsidR="0011393F" w:rsidRDefault="00540536">
      <w:r w:rsidRPr="00540536">
        <w:t>Wikipedia:</w:t>
      </w:r>
      <w:r>
        <w:t xml:space="preserve"> NTC-termistori </w:t>
      </w:r>
      <w:hyperlink r:id="rId47" w:history="1">
        <w:r w:rsidR="00DC3095" w:rsidRPr="00813740">
          <w:rPr>
            <w:rStyle w:val="Hyperlinkki"/>
          </w:rPr>
          <w:t>https://fi.wikipedia.org/wiki/NTC-termistori</w:t>
        </w:r>
      </w:hyperlink>
      <w:r w:rsidR="00DC3095" w:rsidRPr="00813740">
        <w:t xml:space="preserve"> </w:t>
      </w:r>
      <w:r w:rsidR="00813740">
        <w:t xml:space="preserve">luettu </w:t>
      </w:r>
      <w:r w:rsidR="00DC3095" w:rsidRPr="00813740">
        <w:t>23.2.2025</w:t>
      </w:r>
    </w:p>
    <w:p w14:paraId="71AEE3B7" w14:textId="485EE060" w:rsidR="00DC3095" w:rsidRDefault="00FE48A7">
      <w:r w:rsidRPr="00FE48A7">
        <w:t>Wikipedia: V</w:t>
      </w:r>
      <w:r>
        <w:t xml:space="preserve">astuslämpötila-anturi </w:t>
      </w:r>
      <w:hyperlink r:id="rId48" w:history="1">
        <w:r w:rsidR="008A4B8F" w:rsidRPr="00267EAC">
          <w:rPr>
            <w:rStyle w:val="Hyperlinkki"/>
          </w:rPr>
          <w:t>https://fi.wikipedia.org/wiki/Vastusl%C3%A4mp%C3%B6tila-anturi</w:t>
        </w:r>
      </w:hyperlink>
      <w:r w:rsidR="008A4B8F">
        <w:t xml:space="preserve"> luettu 23.2.2025</w:t>
      </w:r>
    </w:p>
    <w:p w14:paraId="693576E2" w14:textId="6E2EA2F1" w:rsidR="00735BF3" w:rsidRPr="00735BF3" w:rsidRDefault="00735BF3">
      <w:r>
        <w:t>Wikipedia: Muuntaja</w:t>
      </w:r>
      <w:r w:rsidR="009A241F">
        <w:t xml:space="preserve"> </w:t>
      </w:r>
      <w:hyperlink r:id="rId49" w:history="1">
        <w:r w:rsidR="009A241F" w:rsidRPr="00267EAC">
          <w:rPr>
            <w:rStyle w:val="Hyperlinkki"/>
          </w:rPr>
          <w:t>https://fi.wikipedia.org/wiki/Muuntaja</w:t>
        </w:r>
      </w:hyperlink>
      <w:r w:rsidR="009A241F">
        <w:t xml:space="preserve"> luettu 23.2.2025</w:t>
      </w:r>
    </w:p>
    <w:p w14:paraId="73844A4A" w14:textId="0B1E9199" w:rsidR="00D61DF0" w:rsidRDefault="001608CD">
      <w:r>
        <w:t>Luke: Heikki Jalli, Jukka Saarinen</w:t>
      </w:r>
      <w:r w:rsidR="00FC45A6">
        <w:t xml:space="preserve"> ja Matts Nysand (toim.) Herneen viljely</w:t>
      </w:r>
      <w:r w:rsidR="002E1D13">
        <w:t xml:space="preserve">opas  </w:t>
      </w:r>
      <w:hyperlink r:id="rId50" w:history="1">
        <w:r w:rsidR="002E1D13" w:rsidRPr="002E1D13">
          <w:rPr>
            <w:rStyle w:val="Hyperlinkki"/>
          </w:rPr>
          <w:t>https://jukuri.luke.fi/bitstream/handle/10024/553430/luke-luobio_40_2023.pdf?sequence=1&amp;isAllowed=y</w:t>
        </w:r>
      </w:hyperlink>
    </w:p>
    <w:p w14:paraId="0A0FE5B7" w14:textId="3958806C" w:rsidR="000C4E10" w:rsidRDefault="00004CD5">
      <w:r>
        <w:t>Piipoo: Kysymyksiä ja Vastauksia</w:t>
      </w:r>
      <w:r w:rsidR="00EE75DE">
        <w:t xml:space="preserve"> </w:t>
      </w:r>
      <w:hyperlink r:id="rId51" w:history="1">
        <w:r w:rsidR="009F4924" w:rsidRPr="00267EAC">
          <w:rPr>
            <w:rStyle w:val="Hyperlinkki"/>
          </w:rPr>
          <w:t>https://www.piipoo.com/blogs/pii-poon-lego-uutiset/lego-kysymyksia-ja-vastauksia luettu 23.2.2025</w:t>
        </w:r>
      </w:hyperlink>
    </w:p>
    <w:p w14:paraId="32CC79F3" w14:textId="1C754470" w:rsidR="006A653E" w:rsidRPr="006A653E" w:rsidRDefault="00751DEF" w:rsidP="006A653E">
      <w:pPr>
        <w:rPr>
          <w:lang w:val="en-US"/>
        </w:rPr>
      </w:pPr>
      <w:r w:rsidRPr="006A653E">
        <w:rPr>
          <w:lang w:val="en-US"/>
        </w:rPr>
        <w:t xml:space="preserve">RapidTables: </w:t>
      </w:r>
      <w:r w:rsidR="006A653E" w:rsidRPr="006A653E">
        <w:rPr>
          <w:lang w:val="en-US"/>
        </w:rPr>
        <w:t>Watts / Volts / Amps / Ohms calculator</w:t>
      </w:r>
      <w:r w:rsidR="006A653E">
        <w:rPr>
          <w:lang w:val="en-US"/>
        </w:rPr>
        <w:t xml:space="preserve"> </w:t>
      </w:r>
      <w:hyperlink r:id="rId52" w:history="1">
        <w:r w:rsidR="006A653E" w:rsidRPr="00877DCA">
          <w:rPr>
            <w:rStyle w:val="Hyperlinkki"/>
            <w:lang w:val="en-US"/>
          </w:rPr>
          <w:t>https://www.rapidtables.com/calc/electric/watt-volt-amp-calculator.html</w:t>
        </w:r>
      </w:hyperlink>
      <w:r w:rsidR="006A653E">
        <w:rPr>
          <w:lang w:val="en-US"/>
        </w:rPr>
        <w:t xml:space="preserve"> luettu 21.3.2025</w:t>
      </w:r>
    </w:p>
    <w:p w14:paraId="220706F8" w14:textId="23744CB6" w:rsidR="00036343" w:rsidRPr="003F5366" w:rsidRDefault="00CF7FC0" w:rsidP="00036343">
      <w:pPr>
        <w:rPr>
          <w:lang w:val="en-US"/>
        </w:rPr>
      </w:pPr>
      <w:r w:rsidRPr="003F5366">
        <w:rPr>
          <w:lang w:val="en-US"/>
        </w:rPr>
        <w:t>Wiki</w:t>
      </w:r>
      <w:r w:rsidR="00036343" w:rsidRPr="003F5366">
        <w:rPr>
          <w:lang w:val="en-US"/>
        </w:rPr>
        <w:t>media commons:</w:t>
      </w:r>
      <w:r w:rsidR="00036343" w:rsidRPr="003F5366">
        <w:rPr>
          <w:rFonts w:ascii="Georgia" w:eastAsia="Times New Roman" w:hAnsi="Georgia" w:cs="Times New Roman"/>
          <w:kern w:val="36"/>
          <w:sz w:val="43"/>
          <w:szCs w:val="43"/>
          <w:lang w:val="en-US" w:eastAsia="fi-FI"/>
          <w14:ligatures w14:val="none"/>
        </w:rPr>
        <w:t xml:space="preserve"> </w:t>
      </w:r>
      <w:r w:rsidR="00036343" w:rsidRPr="003F5366">
        <w:rPr>
          <w:lang w:val="en-US"/>
        </w:rPr>
        <w:t xml:space="preserve">BJT symbol NPN </w:t>
      </w:r>
      <w:hyperlink r:id="rId53" w:history="1">
        <w:r w:rsidR="006B2653" w:rsidRPr="003F5366">
          <w:rPr>
            <w:rStyle w:val="Hyperlinkki"/>
            <w:lang w:val="en-US"/>
          </w:rPr>
          <w:t>https://commons.wikimedia.org/wiki/File:BJT_symbol_NPN.svg</w:t>
        </w:r>
      </w:hyperlink>
      <w:r w:rsidR="006B2653" w:rsidRPr="003F5366">
        <w:rPr>
          <w:lang w:val="en-US"/>
        </w:rPr>
        <w:t xml:space="preserve"> otettu 18.2.2025</w:t>
      </w:r>
    </w:p>
    <w:p w14:paraId="62A62BE9" w14:textId="00F2CFED" w:rsidR="00D56693" w:rsidRPr="00D56693" w:rsidRDefault="000875C4" w:rsidP="00D56693">
      <w:r w:rsidRPr="00D56693">
        <w:t>Peda</w:t>
      </w:r>
      <w:r w:rsidR="00D56693" w:rsidRPr="00D56693">
        <w:t>.</w:t>
      </w:r>
      <w:r w:rsidRPr="00D56693">
        <w:t>net</w:t>
      </w:r>
      <w:r w:rsidR="00D56693" w:rsidRPr="00D56693">
        <w:t>:</w:t>
      </w:r>
      <w:r w:rsidR="00D56693">
        <w:t xml:space="preserve"> mitä kasvit tarvitsevat elääkseen </w:t>
      </w:r>
      <w:hyperlink r:id="rId54" w:history="1">
        <w:r w:rsidR="00D56693" w:rsidRPr="00A52ADF">
          <w:rPr>
            <w:rStyle w:val="Hyperlinkki"/>
          </w:rPr>
          <w:t>https://peda.net/hankkeet/geenivaraoppi/yl%C3%A4koulu/biologia_ylakoulu/mksl3/otekekl/mkktel</w:t>
        </w:r>
      </w:hyperlink>
      <w:r w:rsidR="00D56693">
        <w:t xml:space="preserve"> luettu 21.3.2025</w:t>
      </w:r>
    </w:p>
    <w:p w14:paraId="6A2736E8" w14:textId="1BEF7C96" w:rsidR="00D56693" w:rsidRPr="00D56693" w:rsidRDefault="00D56693" w:rsidP="00D56693"/>
    <w:p w14:paraId="1FBC6C1C" w14:textId="6C56121A" w:rsidR="00406330" w:rsidRDefault="00B77A1A" w:rsidP="00B77A1A">
      <w:pPr>
        <w:pStyle w:val="Otsikko2"/>
      </w:pPr>
      <w:bookmarkStart w:id="59" w:name="_Toc193627217"/>
      <w:r>
        <w:t>1</w:t>
      </w:r>
      <w:r w:rsidR="00D84E1B">
        <w:t>3</w:t>
      </w:r>
      <w:r>
        <w:t>. Liitteet</w:t>
      </w:r>
      <w:bookmarkEnd w:id="59"/>
    </w:p>
    <w:p w14:paraId="017562AA" w14:textId="7AAC4A7B" w:rsidR="00B77A1A" w:rsidRDefault="00A53EEC" w:rsidP="00A53EEC">
      <w:pPr>
        <w:pStyle w:val="Alaotsikko"/>
      </w:pPr>
      <w:bookmarkStart w:id="60" w:name="_Toc193627218"/>
      <w:r>
        <w:t>1</w:t>
      </w:r>
      <w:r w:rsidR="00D84E1B">
        <w:t>3</w:t>
      </w:r>
      <w:r>
        <w:t>.1</w:t>
      </w:r>
      <w:r w:rsidR="007B0C69">
        <w:t xml:space="preserve"> Laitteen</w:t>
      </w:r>
      <w:r w:rsidR="007A509E">
        <w:t xml:space="preserve"> koodi</w:t>
      </w:r>
      <w:bookmarkEnd w:id="60"/>
    </w:p>
    <w:p w14:paraId="2540C34A" w14:textId="77777777" w:rsidR="001973BE" w:rsidRPr="00D47866" w:rsidRDefault="001973BE" w:rsidP="001973BE">
      <w:r w:rsidRPr="00D47866">
        <w:t>#include &lt;math.h&gt;</w:t>
      </w:r>
    </w:p>
    <w:p w14:paraId="4090C6C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lastRenderedPageBreak/>
        <w:t>#include "RTC.h"</w:t>
      </w:r>
    </w:p>
    <w:p w14:paraId="0D257790" w14:textId="77777777" w:rsidR="001973BE" w:rsidRPr="001973BE" w:rsidRDefault="001973BE" w:rsidP="001973BE">
      <w:pPr>
        <w:rPr>
          <w:lang w:val="en-US"/>
        </w:rPr>
      </w:pPr>
    </w:p>
    <w:p w14:paraId="7168918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//Include the NTP library</w:t>
      </w:r>
    </w:p>
    <w:p w14:paraId="53A4979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int tunti;</w:t>
      </w:r>
    </w:p>
    <w:p w14:paraId="6C57DC0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#include &lt;NTPClient.h&gt;</w:t>
      </w:r>
    </w:p>
    <w:p w14:paraId="01A0315E" w14:textId="77777777" w:rsidR="001973BE" w:rsidRPr="001973BE" w:rsidRDefault="001973BE" w:rsidP="001973BE">
      <w:pPr>
        <w:rPr>
          <w:lang w:val="en-US"/>
        </w:rPr>
      </w:pPr>
    </w:p>
    <w:p w14:paraId="7992815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#if defined(ARDUINO_PORTENTA_C33)</w:t>
      </w:r>
    </w:p>
    <w:p w14:paraId="0478EE8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#include &lt;WiFiC3.h&gt;</w:t>
      </w:r>
    </w:p>
    <w:p w14:paraId="2E63831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#elif defined(ARDUINO_UNOWIFIR4)</w:t>
      </w:r>
    </w:p>
    <w:p w14:paraId="3AA8DF3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#include &lt;WiFiS3.h&gt;</w:t>
      </w:r>
    </w:p>
    <w:p w14:paraId="7B886DB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#endif</w:t>
      </w:r>
    </w:p>
    <w:p w14:paraId="3BE4ECED" w14:textId="77777777" w:rsidR="001973BE" w:rsidRPr="001973BE" w:rsidRDefault="001973BE" w:rsidP="001973BE">
      <w:pPr>
        <w:rPr>
          <w:lang w:val="en-US"/>
        </w:rPr>
      </w:pPr>
    </w:p>
    <w:p w14:paraId="586220D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#include &lt;WiFiUdp.h&gt;</w:t>
      </w:r>
    </w:p>
    <w:p w14:paraId="04980FF2" w14:textId="5768FFE5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#include "kello_secrets.h" </w:t>
      </w:r>
    </w:p>
    <w:p w14:paraId="58A8719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char ssid[] = SECRET_SSID;        // your network SSID (name)</w:t>
      </w:r>
    </w:p>
    <w:p w14:paraId="779F9EE4" w14:textId="036B8789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char pass[] = SECRET_PASS;    // your network password (use for WPA, or use as key for WEP)</w:t>
      </w:r>
    </w:p>
    <w:p w14:paraId="419F830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int wifiStatus = WL_IDLE_STATUS;</w:t>
      </w:r>
    </w:p>
    <w:p w14:paraId="1F7229C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WiFiUDP Udp; // A UDP instance to let us send and receive packets over UDP</w:t>
      </w:r>
    </w:p>
    <w:p w14:paraId="74769C4D" w14:textId="00F7D864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NTPClient timeClient(Udp);</w:t>
      </w:r>
    </w:p>
    <w:p w14:paraId="055719C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//muu</w:t>
      </w:r>
    </w:p>
    <w:p w14:paraId="74A18AA4" w14:textId="7E220425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#include "thingProperties.h"</w:t>
      </w:r>
    </w:p>
    <w:p w14:paraId="7450B5C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int kosteus_3;</w:t>
      </w:r>
    </w:p>
    <w:p w14:paraId="575A8B6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int a;</w:t>
      </w:r>
    </w:p>
    <w:p w14:paraId="47A2CED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int B=4275;                  //B value of the thermistor</w:t>
      </w:r>
    </w:p>
    <w:p w14:paraId="4BE6524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float resistance;</w:t>
      </w:r>
    </w:p>
    <w:p w14:paraId="5DEEE91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bool valot;</w:t>
      </w:r>
    </w:p>
    <w:p w14:paraId="317046B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int kosteus_1;</w:t>
      </w:r>
    </w:p>
    <w:p w14:paraId="3B56630E" w14:textId="77777777" w:rsidR="001973BE" w:rsidRPr="001973BE" w:rsidRDefault="001973BE" w:rsidP="001973BE">
      <w:r w:rsidRPr="001973BE">
        <w:t>int kosteus_2;</w:t>
      </w:r>
    </w:p>
    <w:p w14:paraId="7C22D1DF" w14:textId="77777777" w:rsidR="001973BE" w:rsidRPr="001973BE" w:rsidRDefault="001973BE" w:rsidP="001973BE">
      <w:r w:rsidRPr="001973BE">
        <w:lastRenderedPageBreak/>
        <w:t>int alusta;</w:t>
      </w:r>
    </w:p>
    <w:p w14:paraId="5EDA4448" w14:textId="77777777" w:rsidR="001973BE" w:rsidRPr="001973BE" w:rsidRDefault="001973BE" w:rsidP="001973BE">
      <w:r w:rsidRPr="001973BE">
        <w:t>int viime_aika;</w:t>
      </w:r>
    </w:p>
    <w:p w14:paraId="767A6A20" w14:textId="77777777" w:rsidR="001973BE" w:rsidRPr="001973BE" w:rsidRDefault="001973BE" w:rsidP="001973BE">
      <w:r w:rsidRPr="001973BE">
        <w:t>int tulevaan;</w:t>
      </w:r>
    </w:p>
    <w:p w14:paraId="51464403" w14:textId="77777777" w:rsidR="001973BE" w:rsidRPr="001973BE" w:rsidRDefault="001973BE" w:rsidP="001973BE">
      <w:r w:rsidRPr="001973BE">
        <w:t>int vali_aika;</w:t>
      </w:r>
    </w:p>
    <w:p w14:paraId="0FAC00A2" w14:textId="77777777" w:rsidR="001973BE" w:rsidRPr="001973BE" w:rsidRDefault="001973BE" w:rsidP="001973BE">
      <w:r w:rsidRPr="001973BE">
        <w:t>int alku_muuttuva;</w:t>
      </w:r>
    </w:p>
    <w:p w14:paraId="54A0FCA6" w14:textId="77777777" w:rsidR="001973BE" w:rsidRPr="001973BE" w:rsidRDefault="001973BE" w:rsidP="001973BE">
      <w:r w:rsidRPr="001973BE">
        <w:t>int mennyt;</w:t>
      </w:r>
    </w:p>
    <w:p w14:paraId="643BEF70" w14:textId="0B10C186" w:rsidR="001973BE" w:rsidRPr="001973BE" w:rsidRDefault="001973BE" w:rsidP="001973BE">
      <w:r w:rsidRPr="001973BE">
        <w:t>bool lupa;</w:t>
      </w:r>
    </w:p>
    <w:p w14:paraId="6A5D7586" w14:textId="77777777" w:rsidR="001973BE" w:rsidRPr="001973BE" w:rsidRDefault="001973BE" w:rsidP="001973BE">
      <w:r w:rsidRPr="001973BE">
        <w:t>void setup() {</w:t>
      </w:r>
    </w:p>
    <w:p w14:paraId="1E728DB8" w14:textId="77777777" w:rsidR="001973BE" w:rsidRPr="001973BE" w:rsidRDefault="001973BE" w:rsidP="001973BE">
      <w:r w:rsidRPr="001973BE">
        <w:t xml:space="preserve">  kastelee=false;</w:t>
      </w:r>
    </w:p>
    <w:p w14:paraId="2BB37EDF" w14:textId="77777777" w:rsidR="001973BE" w:rsidRPr="001973BE" w:rsidRDefault="001973BE" w:rsidP="001973BE">
      <w:pPr>
        <w:rPr>
          <w:lang w:val="en-US"/>
        </w:rPr>
      </w:pPr>
      <w:r w:rsidRPr="001973BE">
        <w:t xml:space="preserve">  </w:t>
      </w:r>
      <w:r w:rsidRPr="001973BE">
        <w:rPr>
          <w:lang w:val="en-US"/>
        </w:rPr>
        <w:t>vali_aika=300000;   //1800000</w:t>
      </w:r>
    </w:p>
    <w:p w14:paraId="2016FF3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lupa=true;</w:t>
      </w:r>
    </w:p>
    <w:p w14:paraId="2D4A92E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Initialize serial and wait for port to open:</w:t>
      </w:r>
    </w:p>
    <w:p w14:paraId="20F2E6F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Serial.begin(9600);</w:t>
      </w:r>
    </w:p>
    <w:p w14:paraId="2194326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delay(1500); </w:t>
      </w:r>
    </w:p>
    <w:p w14:paraId="4D5F7A7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This delay gives the chance to wait for a Serial Monitor without blocking if none is found</w:t>
      </w:r>
    </w:p>
    <w:p w14:paraId="62EA9653" w14:textId="77777777" w:rsidR="001973BE" w:rsidRPr="001973BE" w:rsidRDefault="001973BE" w:rsidP="001973BE">
      <w:r w:rsidRPr="001973BE">
        <w:rPr>
          <w:lang w:val="en-US"/>
        </w:rPr>
        <w:t xml:space="preserve">  </w:t>
      </w:r>
      <w:r w:rsidRPr="001973BE">
        <w:t>pinMode(2, OUTPUT); //pumppu 1</w:t>
      </w:r>
    </w:p>
    <w:p w14:paraId="5C95DF98" w14:textId="77777777" w:rsidR="001973BE" w:rsidRPr="001973BE" w:rsidRDefault="001973BE" w:rsidP="001973BE">
      <w:r w:rsidRPr="001973BE">
        <w:t xml:space="preserve">  pinMode(3, OUTPUT); //pumppu 2</w:t>
      </w:r>
    </w:p>
    <w:p w14:paraId="7CAFA434" w14:textId="77777777" w:rsidR="001973BE" w:rsidRPr="001973BE" w:rsidRDefault="001973BE" w:rsidP="001973BE">
      <w:r w:rsidRPr="001973BE">
        <w:t xml:space="preserve">  pinMode(4, OUTPUT); //puna</w:t>
      </w:r>
    </w:p>
    <w:p w14:paraId="793B64DC" w14:textId="77777777" w:rsidR="001973BE" w:rsidRPr="001973BE" w:rsidRDefault="001973BE" w:rsidP="001973BE">
      <w:r w:rsidRPr="001973BE">
        <w:t xml:space="preserve">  pinMode(5, OUTPUT); // kelta</w:t>
      </w:r>
    </w:p>
    <w:p w14:paraId="7699436E" w14:textId="77777777" w:rsidR="001973BE" w:rsidRPr="001973BE" w:rsidRDefault="001973BE" w:rsidP="001973BE">
      <w:r w:rsidRPr="001973BE">
        <w:t xml:space="preserve">  pinMode(6, OUTPUT); // vihreä</w:t>
      </w:r>
    </w:p>
    <w:p w14:paraId="70BCC85F" w14:textId="77777777" w:rsidR="001973BE" w:rsidRPr="001973BE" w:rsidRDefault="001973BE" w:rsidP="001973BE">
      <w:pPr>
        <w:rPr>
          <w:lang w:val="en-US"/>
        </w:rPr>
      </w:pPr>
      <w:r w:rsidRPr="001973BE">
        <w:t xml:space="preserve">  </w:t>
      </w:r>
      <w:r w:rsidRPr="001973BE">
        <w:rPr>
          <w:lang w:val="en-US"/>
        </w:rPr>
        <w:t>pinMode(7, OUTPUT); // sini</w:t>
      </w:r>
    </w:p>
    <w:p w14:paraId="155FD6A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pinMode(A0, INPUT);</w:t>
      </w:r>
    </w:p>
    <w:p w14:paraId="18B9AA8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pinMode(A1, INPUT);</w:t>
      </w:r>
    </w:p>
    <w:p w14:paraId="25D057F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pinMode(A2, INPUT);</w:t>
      </w:r>
    </w:p>
    <w:p w14:paraId="44CC2EF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pinMode(A3, INPUT);</w:t>
      </w:r>
    </w:p>
    <w:p w14:paraId="6831CFE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pinMode(A4, INPUT);</w:t>
      </w:r>
    </w:p>
    <w:p w14:paraId="5A02CB6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pinMode(10, INPUT);</w:t>
      </w:r>
    </w:p>
    <w:p w14:paraId="384133F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</w:t>
      </w:r>
    </w:p>
    <w:p w14:paraId="38742C0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lastRenderedPageBreak/>
        <w:t xml:space="preserve">  digitalWrite(4, HIGH); //puna</w:t>
      </w:r>
    </w:p>
    <w:p w14:paraId="5BC9EE7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digitalWrite(5, HIGH); //kelta</w:t>
      </w:r>
    </w:p>
    <w:p w14:paraId="6CCD667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digitalWrite(6, HIGH); //vihreä</w:t>
      </w:r>
    </w:p>
    <w:p w14:paraId="1EE03E3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digitalWrite(7, HIGH); //sini</w:t>
      </w:r>
    </w:p>
    <w:p w14:paraId="1BBFA85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delay(3000); </w:t>
      </w:r>
    </w:p>
    <w:p w14:paraId="22A8C0D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digitalWrite(4, LOW); //puna</w:t>
      </w:r>
    </w:p>
    <w:p w14:paraId="3EFB697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digitalWrite(5, LOW); //kelta</w:t>
      </w:r>
    </w:p>
    <w:p w14:paraId="4E093D1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digitalWrite(6, LOW); //vihreä</w:t>
      </w:r>
    </w:p>
    <w:p w14:paraId="53796CC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digitalWrite(7, LOW);</w:t>
      </w:r>
    </w:p>
    <w:p w14:paraId="744FDF51" w14:textId="77777777" w:rsidR="001973BE" w:rsidRPr="001973BE" w:rsidRDefault="001973BE" w:rsidP="001973BE">
      <w:pPr>
        <w:rPr>
          <w:lang w:val="en-US"/>
        </w:rPr>
      </w:pPr>
    </w:p>
    <w:p w14:paraId="3737276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//kello</w:t>
      </w:r>
    </w:p>
    <w:p w14:paraId="59EE7EF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while (!Serial);</w:t>
      </w:r>
    </w:p>
    <w:p w14:paraId="2D88C11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</w:t>
      </w:r>
    </w:p>
    <w:p w14:paraId="726350A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connectToWiFi();</w:t>
      </w:r>
    </w:p>
    <w:p w14:paraId="671A590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RTC.begin();</w:t>
      </w:r>
    </w:p>
    <w:p w14:paraId="78D668A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Serial.println("\nStarting connection to server...");</w:t>
      </w:r>
    </w:p>
    <w:p w14:paraId="5479222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timeClient.begin();</w:t>
      </w:r>
    </w:p>
    <w:p w14:paraId="46205CE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timeClient.update();</w:t>
      </w:r>
    </w:p>
    <w:p w14:paraId="6299EEBA" w14:textId="77777777" w:rsidR="001973BE" w:rsidRPr="001973BE" w:rsidRDefault="001973BE" w:rsidP="001973BE">
      <w:pPr>
        <w:rPr>
          <w:lang w:val="en-US"/>
        </w:rPr>
      </w:pPr>
    </w:p>
    <w:p w14:paraId="46682E5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Get the current date and time from an NTP server and convert</w:t>
      </w:r>
    </w:p>
    <w:p w14:paraId="25C762A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it to UTC +2 by passing the time zone offset in hours.</w:t>
      </w:r>
    </w:p>
    <w:p w14:paraId="6D1F80D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You may change the time zone offset to your local one.</w:t>
      </w:r>
    </w:p>
    <w:p w14:paraId="6C9ECDC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auto timeZoneOffsetHours = 2;</w:t>
      </w:r>
    </w:p>
    <w:p w14:paraId="234A7B6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auto unixTime = timeClient.getEpochTime() + (timeZoneOffsetHours * 3600);</w:t>
      </w:r>
    </w:p>
    <w:p w14:paraId="7B6D0C56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Serial.print("Unix time = ");</w:t>
      </w:r>
    </w:p>
    <w:p w14:paraId="217F2AF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Serial.println(unixTime);</w:t>
      </w:r>
    </w:p>
    <w:p w14:paraId="26A10D8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RTCTime timeToSet = RTCTime(unixTime);</w:t>
      </w:r>
    </w:p>
    <w:p w14:paraId="0B915AF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RTC.setTime(timeToSet);</w:t>
      </w:r>
    </w:p>
    <w:p w14:paraId="625BD540" w14:textId="77777777" w:rsidR="001973BE" w:rsidRPr="001973BE" w:rsidRDefault="001973BE" w:rsidP="001973BE">
      <w:pPr>
        <w:rPr>
          <w:lang w:val="en-US"/>
        </w:rPr>
      </w:pPr>
    </w:p>
    <w:p w14:paraId="7810ED6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Retrieve the date and time from the RTC and print them</w:t>
      </w:r>
    </w:p>
    <w:p w14:paraId="3C71BED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RTCTime currentTime;</w:t>
      </w:r>
    </w:p>
    <w:p w14:paraId="72B2761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RTC.getTime(currentTime); </w:t>
      </w:r>
    </w:p>
    <w:p w14:paraId="436987E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Serial.println("The RTC was just set to: " + String(currentTime));</w:t>
      </w:r>
    </w:p>
    <w:p w14:paraId="4290903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</w:t>
      </w:r>
    </w:p>
    <w:p w14:paraId="3EF8CD1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Defined in thingProperties.h</w:t>
      </w:r>
    </w:p>
    <w:p w14:paraId="69E0E00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initProperties();</w:t>
      </w:r>
    </w:p>
    <w:p w14:paraId="72FEF289" w14:textId="77777777" w:rsidR="001973BE" w:rsidRPr="001973BE" w:rsidRDefault="001973BE" w:rsidP="001973BE">
      <w:pPr>
        <w:rPr>
          <w:lang w:val="en-US"/>
        </w:rPr>
      </w:pPr>
    </w:p>
    <w:p w14:paraId="39AB5FF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Connect to Arduino IoT Cloud</w:t>
      </w:r>
    </w:p>
    <w:p w14:paraId="7E8E4E3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ArduinoCloud.begin(ArduinoIoTPreferredConnection);</w:t>
      </w:r>
    </w:p>
    <w:p w14:paraId="345C787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</w:t>
      </w:r>
    </w:p>
    <w:p w14:paraId="5A8736D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/*</w:t>
      </w:r>
    </w:p>
    <w:p w14:paraId="104FB15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 The following function allows you to obtain more information</w:t>
      </w:r>
    </w:p>
    <w:p w14:paraId="5C54462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 related to the state of network and IoT Cloud connection and errors</w:t>
      </w:r>
    </w:p>
    <w:p w14:paraId="281337C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 the higher number the more granular information you’ll get.</w:t>
      </w:r>
    </w:p>
    <w:p w14:paraId="0450AF2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 The default is 0 (only errors).</w:t>
      </w:r>
    </w:p>
    <w:p w14:paraId="265D4D4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 Maximum is 4</w:t>
      </w:r>
    </w:p>
    <w:p w14:paraId="646A874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*/</w:t>
      </w:r>
    </w:p>
    <w:p w14:paraId="65D419D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setDebugMessageLevel(2);</w:t>
      </w:r>
    </w:p>
    <w:p w14:paraId="14EF1FC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ArduinoCloud.printDebugInfo();</w:t>
      </w:r>
    </w:p>
    <w:p w14:paraId="34A3A9C8" w14:textId="77777777" w:rsidR="001973BE" w:rsidRPr="001973BE" w:rsidRDefault="001973BE" w:rsidP="001973BE">
      <w:r w:rsidRPr="001973BE">
        <w:t>}</w:t>
      </w:r>
    </w:p>
    <w:p w14:paraId="05B51AE0" w14:textId="77777777" w:rsidR="001973BE" w:rsidRPr="001973BE" w:rsidRDefault="001973BE" w:rsidP="001973BE"/>
    <w:p w14:paraId="0FD4C637" w14:textId="77777777" w:rsidR="001973BE" w:rsidRPr="001973BE" w:rsidRDefault="001973BE" w:rsidP="001973BE">
      <w:r w:rsidRPr="001973BE">
        <w:t>void loop() {</w:t>
      </w:r>
    </w:p>
    <w:p w14:paraId="70C4E05A" w14:textId="77777777" w:rsidR="001973BE" w:rsidRPr="001973BE" w:rsidRDefault="001973BE" w:rsidP="001973BE">
      <w:r w:rsidRPr="001973BE">
        <w:t xml:space="preserve">  Serial.println("lupa");</w:t>
      </w:r>
    </w:p>
    <w:p w14:paraId="4BDFDBA0" w14:textId="77777777" w:rsidR="001973BE" w:rsidRPr="001973BE" w:rsidRDefault="001973BE" w:rsidP="001973BE"/>
    <w:p w14:paraId="65F95793" w14:textId="77777777" w:rsidR="001973BE" w:rsidRPr="001973BE" w:rsidRDefault="001973BE" w:rsidP="001973BE">
      <w:r w:rsidRPr="001973BE">
        <w:t xml:space="preserve">  //kello</w:t>
      </w:r>
    </w:p>
    <w:p w14:paraId="29A18310" w14:textId="77777777" w:rsidR="001973BE" w:rsidRPr="001973BE" w:rsidRDefault="001973BE" w:rsidP="001973BE">
      <w:r w:rsidRPr="001973BE">
        <w:t xml:space="preserve">  tunti = 0;</w:t>
      </w:r>
    </w:p>
    <w:p w14:paraId="342DBC6D" w14:textId="77777777" w:rsidR="001973BE" w:rsidRPr="001973BE" w:rsidRDefault="001973BE" w:rsidP="001973BE">
      <w:r w:rsidRPr="001973BE">
        <w:lastRenderedPageBreak/>
        <w:t xml:space="preserve">  katso_tunti();</w:t>
      </w:r>
    </w:p>
    <w:p w14:paraId="59A2839A" w14:textId="77777777" w:rsidR="001973BE" w:rsidRPr="001973BE" w:rsidRDefault="001973BE" w:rsidP="001973BE">
      <w:r w:rsidRPr="001973BE">
        <w:t xml:space="preserve">  alusta=millis();</w:t>
      </w:r>
    </w:p>
    <w:p w14:paraId="4A9F9B43" w14:textId="77777777" w:rsidR="001973BE" w:rsidRPr="001973BE" w:rsidRDefault="001973BE" w:rsidP="001973BE">
      <w:r w:rsidRPr="001973BE">
        <w:t xml:space="preserve">  //kastelu aika</w:t>
      </w:r>
    </w:p>
    <w:p w14:paraId="68143DE4" w14:textId="77777777" w:rsidR="001973BE" w:rsidRPr="001973BE" w:rsidRDefault="001973BE" w:rsidP="001973BE"/>
    <w:p w14:paraId="6B974AE3" w14:textId="77777777" w:rsidR="001973BE" w:rsidRPr="001973BE" w:rsidRDefault="001973BE" w:rsidP="001973BE">
      <w:r w:rsidRPr="001973BE">
        <w:t xml:space="preserve">  alku_muuttuva=alusta;</w:t>
      </w:r>
    </w:p>
    <w:p w14:paraId="2620D85C" w14:textId="77777777" w:rsidR="001973BE" w:rsidRPr="001973BE" w:rsidRDefault="001973BE" w:rsidP="001973BE">
      <w:r w:rsidRPr="001973BE">
        <w:t xml:space="preserve">  mennyt=alku_muuttuva-viime_aika;</w:t>
      </w:r>
    </w:p>
    <w:p w14:paraId="5518F87E" w14:textId="77777777" w:rsidR="001973BE" w:rsidRPr="001973BE" w:rsidRDefault="001973BE" w:rsidP="001973BE">
      <w:r w:rsidRPr="001973BE">
        <w:t xml:space="preserve">  //Serial.println(mennyt);</w:t>
      </w:r>
    </w:p>
    <w:p w14:paraId="3A01E705" w14:textId="77777777" w:rsidR="001973BE" w:rsidRPr="001973BE" w:rsidRDefault="001973BE" w:rsidP="001973BE">
      <w:r w:rsidRPr="001973BE">
        <w:t xml:space="preserve">  if(mennyt&gt;vali_aika)</w:t>
      </w:r>
    </w:p>
    <w:p w14:paraId="76087E35" w14:textId="77777777" w:rsidR="001973BE" w:rsidRPr="001973BE" w:rsidRDefault="001973BE" w:rsidP="001973BE">
      <w:r w:rsidRPr="001973BE">
        <w:t xml:space="preserve">  {</w:t>
      </w:r>
    </w:p>
    <w:p w14:paraId="3EDEBDD3" w14:textId="77777777" w:rsidR="001973BE" w:rsidRPr="001973BE" w:rsidRDefault="001973BE" w:rsidP="001973BE">
      <w:r w:rsidRPr="001973BE">
        <w:t xml:space="preserve">    lupa=true;</w:t>
      </w:r>
    </w:p>
    <w:p w14:paraId="02252A30" w14:textId="77777777" w:rsidR="001973BE" w:rsidRPr="001973BE" w:rsidRDefault="001973BE" w:rsidP="001973BE">
      <w:r w:rsidRPr="001973BE">
        <w:t xml:space="preserve">    Serial.println("lupa");</w:t>
      </w:r>
    </w:p>
    <w:p w14:paraId="66D02171" w14:textId="77777777" w:rsidR="001973BE" w:rsidRPr="001973BE" w:rsidRDefault="001973BE" w:rsidP="001973BE">
      <w:r w:rsidRPr="001973BE">
        <w:t xml:space="preserve">  }</w:t>
      </w:r>
    </w:p>
    <w:p w14:paraId="599FDA1F" w14:textId="77777777" w:rsidR="001973BE" w:rsidRPr="001973BE" w:rsidRDefault="001973BE" w:rsidP="001973BE">
      <w:r w:rsidRPr="001973BE">
        <w:t xml:space="preserve">  //kastelee=true;</w:t>
      </w:r>
    </w:p>
    <w:p w14:paraId="647FC195" w14:textId="77777777" w:rsidR="001973BE" w:rsidRPr="001973BE" w:rsidRDefault="001973BE" w:rsidP="001973BE">
      <w:r w:rsidRPr="001973BE">
        <w:t xml:space="preserve">  Serial.println(valot);</w:t>
      </w:r>
    </w:p>
    <w:p w14:paraId="143267AB" w14:textId="77777777" w:rsidR="001973BE" w:rsidRPr="001973BE" w:rsidRDefault="001973BE" w:rsidP="001973BE">
      <w:r w:rsidRPr="001973BE">
        <w:t xml:space="preserve">  Serial.println(kastelee);</w:t>
      </w:r>
    </w:p>
    <w:p w14:paraId="6CBFCC3B" w14:textId="77777777" w:rsidR="001973BE" w:rsidRPr="001973BE" w:rsidRDefault="001973BE" w:rsidP="001973BE">
      <w:r w:rsidRPr="001973BE">
        <w:t xml:space="preserve">  Serial.println(lupa);</w:t>
      </w:r>
    </w:p>
    <w:p w14:paraId="150AEDB8" w14:textId="77777777" w:rsidR="001973BE" w:rsidRPr="001973BE" w:rsidRDefault="001973BE" w:rsidP="001973BE">
      <w:pPr>
        <w:rPr>
          <w:lang w:val="en-US"/>
        </w:rPr>
      </w:pPr>
      <w:r w:rsidRPr="001973BE">
        <w:t xml:space="preserve">  </w:t>
      </w:r>
      <w:r w:rsidRPr="001973BE">
        <w:rPr>
          <w:lang w:val="en-US"/>
        </w:rPr>
        <w:t>ArduinoCloud.update();</w:t>
      </w:r>
    </w:p>
    <w:p w14:paraId="5F4E701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a=analogRead(A3);</w:t>
      </w:r>
    </w:p>
    <w:p w14:paraId="5F2F817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resistance=(float)(1023-a)*10000/a; //get the resistance of the sensor;</w:t>
      </w:r>
    </w:p>
    <w:p w14:paraId="3C8795C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lampotila=1/(log(resistance/10000)/B+1/298.15)-273.15;//convert to temperature via datasheet&amp;nbsp;;</w:t>
      </w:r>
    </w:p>
    <w:p w14:paraId="3889559F" w14:textId="77777777" w:rsidR="001973BE" w:rsidRPr="001973BE" w:rsidRDefault="001973BE" w:rsidP="001973BE">
      <w:r w:rsidRPr="001973BE">
        <w:rPr>
          <w:lang w:val="en-US"/>
        </w:rPr>
        <w:t xml:space="preserve">  </w:t>
      </w:r>
      <w:r w:rsidRPr="001973BE">
        <w:t>kosteus_yhteensa = ((kosteus_1 + kosteus_2) / 2);</w:t>
      </w:r>
    </w:p>
    <w:p w14:paraId="07A6914D" w14:textId="77777777" w:rsidR="001973BE" w:rsidRPr="001973BE" w:rsidRDefault="001973BE" w:rsidP="001973BE">
      <w:r w:rsidRPr="001973BE">
        <w:t xml:space="preserve">  //Serial.println(kosteus_yhteensa);</w:t>
      </w:r>
    </w:p>
    <w:p w14:paraId="1C20F6F7" w14:textId="77777777" w:rsidR="001973BE" w:rsidRPr="001973BE" w:rsidRDefault="001973BE" w:rsidP="001973BE">
      <w:pPr>
        <w:rPr>
          <w:lang w:val="en-US"/>
        </w:rPr>
      </w:pPr>
      <w:r w:rsidRPr="001973BE">
        <w:t xml:space="preserve">  </w:t>
      </w:r>
      <w:r w:rsidRPr="001973BE">
        <w:rPr>
          <w:lang w:val="en-US"/>
        </w:rPr>
        <w:t>kosteus_1 = analogRead(A0);</w:t>
      </w:r>
    </w:p>
    <w:p w14:paraId="37AF19D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kosteus_2 = analogRead(A1);</w:t>
      </w:r>
    </w:p>
    <w:p w14:paraId="537F9BE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kosteus_3 = analogRead(A2);</w:t>
      </w:r>
    </w:p>
    <w:p w14:paraId="618CF9B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valo = analogRead(A4);</w:t>
      </w:r>
    </w:p>
    <w:p w14:paraId="78547A3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put your main code here, to run repeatedly:</w:t>
      </w:r>
    </w:p>
    <w:p w14:paraId="5BE11AD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lastRenderedPageBreak/>
        <w:t xml:space="preserve">  digitalWrite(2, LOW); //pumppu 1</w:t>
      </w:r>
    </w:p>
    <w:p w14:paraId="65CFB75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digitalWrite(3, LOW); //pumppu 2</w:t>
      </w:r>
    </w:p>
    <w:p w14:paraId="6CB993D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digitalWrite(4, LOW); //puna</w:t>
      </w:r>
    </w:p>
    <w:p w14:paraId="266A90E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digitalWrite(5, LOW); //kelta</w:t>
      </w:r>
    </w:p>
    <w:p w14:paraId="6144CA7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digitalWrite(6, LOW); //vihreä</w:t>
      </w:r>
    </w:p>
    <w:p w14:paraId="27196446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digitalWrite(7, LOW); //sini</w:t>
      </w:r>
    </w:p>
    <w:p w14:paraId="142887C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if(digitalRead(10) == HIGH)</w:t>
      </w:r>
    </w:p>
    <w:p w14:paraId="71ECC50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{</w:t>
      </w:r>
    </w:p>
    <w:p w14:paraId="234FE6E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digitalWrite(2, HIGH); //pumppu 1</w:t>
      </w:r>
    </w:p>
    <w:p w14:paraId="4B58FBE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digitalWrite(3, HIGH); //pumppu 2</w:t>
      </w:r>
    </w:p>
    <w:p w14:paraId="2FC4FFF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digitalWrite(7, HIGH);</w:t>
      </w:r>
    </w:p>
    <w:p w14:paraId="339DB81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delay(1000); </w:t>
      </w:r>
    </w:p>
    <w:p w14:paraId="44AD58F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digitalWrite(2, LOW); //pumppu 1</w:t>
      </w:r>
    </w:p>
    <w:p w14:paraId="493B2EE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digitalWrite(3, LOW);</w:t>
      </w:r>
    </w:p>
    <w:p w14:paraId="7E82798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digitalWrite(7, LOW); </w:t>
      </w:r>
    </w:p>
    <w:p w14:paraId="6E7E142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}</w:t>
      </w:r>
    </w:p>
    <w:p w14:paraId="75D8E93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if (kosteus_yhteensa &gt; 500 &amp;&amp; valot==true) {</w:t>
      </w:r>
    </w:p>
    <w:p w14:paraId="1D7818A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digitalWrite(4, HIGH);</w:t>
      </w:r>
    </w:p>
    <w:p w14:paraId="2357B77C" w14:textId="77777777" w:rsidR="001973BE" w:rsidRPr="001973BE" w:rsidRDefault="001973BE" w:rsidP="001973BE">
      <w:r w:rsidRPr="001973BE">
        <w:rPr>
          <w:lang w:val="en-US"/>
        </w:rPr>
        <w:t xml:space="preserve">    </w:t>
      </w:r>
      <w:r w:rsidRPr="001973BE">
        <w:t>Serial.println("puna");</w:t>
      </w:r>
    </w:p>
    <w:p w14:paraId="7726D594" w14:textId="77777777" w:rsidR="001973BE" w:rsidRPr="001973BE" w:rsidRDefault="001973BE" w:rsidP="001973BE">
      <w:r w:rsidRPr="001973BE">
        <w:t xml:space="preserve">    </w:t>
      </w:r>
    </w:p>
    <w:p w14:paraId="27DC7E30" w14:textId="77777777" w:rsidR="001973BE" w:rsidRPr="001973BE" w:rsidRDefault="001973BE" w:rsidP="001973BE">
      <w:r w:rsidRPr="001973BE">
        <w:t xml:space="preserve">  }</w:t>
      </w:r>
    </w:p>
    <w:p w14:paraId="50E1AECF" w14:textId="77777777" w:rsidR="001973BE" w:rsidRPr="001973BE" w:rsidRDefault="001973BE" w:rsidP="001973BE">
      <w:r w:rsidRPr="001973BE">
        <w:t xml:space="preserve">  if (kosteus_yhteensa &gt; 400 &amp;&amp; kosteus_yhteensa &lt; 500 &amp;&amp; valot==true) {</w:t>
      </w:r>
    </w:p>
    <w:p w14:paraId="7CFC1DF4" w14:textId="77777777" w:rsidR="001973BE" w:rsidRPr="001973BE" w:rsidRDefault="001973BE" w:rsidP="001973BE">
      <w:pPr>
        <w:rPr>
          <w:lang w:val="en-US"/>
        </w:rPr>
      </w:pPr>
      <w:r w:rsidRPr="001973BE">
        <w:t xml:space="preserve">    </w:t>
      </w:r>
      <w:r w:rsidRPr="001973BE">
        <w:rPr>
          <w:lang w:val="en-US"/>
        </w:rPr>
        <w:t>digitalWrite(5, HIGH);</w:t>
      </w:r>
    </w:p>
    <w:p w14:paraId="6F1602E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Serial.println("kelta");</w:t>
      </w:r>
    </w:p>
    <w:p w14:paraId="3A7AACCA" w14:textId="77777777" w:rsidR="001973BE" w:rsidRPr="001973BE" w:rsidRDefault="001973BE" w:rsidP="001973BE">
      <w:r w:rsidRPr="001973BE">
        <w:rPr>
          <w:lang w:val="en-US"/>
        </w:rPr>
        <w:t xml:space="preserve">  </w:t>
      </w:r>
      <w:r w:rsidRPr="001973BE">
        <w:t>}</w:t>
      </w:r>
    </w:p>
    <w:p w14:paraId="0F439CE0" w14:textId="77777777" w:rsidR="001973BE" w:rsidRPr="001973BE" w:rsidRDefault="001973BE" w:rsidP="001973BE">
      <w:r w:rsidRPr="001973BE">
        <w:t xml:space="preserve">  if (kosteus_yhteensa &gt; 400 &amp;&amp; valot==true) {</w:t>
      </w:r>
    </w:p>
    <w:p w14:paraId="2FE5E889" w14:textId="77777777" w:rsidR="001973BE" w:rsidRPr="001973BE" w:rsidRDefault="001973BE" w:rsidP="001973BE">
      <w:pPr>
        <w:rPr>
          <w:lang w:val="en-US"/>
        </w:rPr>
      </w:pPr>
      <w:r w:rsidRPr="001973BE">
        <w:t xml:space="preserve">    </w:t>
      </w:r>
      <w:r w:rsidRPr="001973BE">
        <w:rPr>
          <w:lang w:val="en-US"/>
        </w:rPr>
        <w:t>digitalWrite(6, HIGH);</w:t>
      </w:r>
    </w:p>
    <w:p w14:paraId="22169B3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Serial.println("vihreä");</w:t>
      </w:r>
    </w:p>
    <w:p w14:paraId="584DB02C" w14:textId="77777777" w:rsidR="001973BE" w:rsidRPr="001973BE" w:rsidRDefault="001973BE" w:rsidP="001973BE">
      <w:r w:rsidRPr="001973BE">
        <w:rPr>
          <w:lang w:val="en-US"/>
        </w:rPr>
        <w:lastRenderedPageBreak/>
        <w:t xml:space="preserve">  </w:t>
      </w:r>
      <w:r w:rsidRPr="001973BE">
        <w:t>}</w:t>
      </w:r>
    </w:p>
    <w:p w14:paraId="376C795A" w14:textId="77777777" w:rsidR="001973BE" w:rsidRPr="001973BE" w:rsidRDefault="001973BE" w:rsidP="001973BE">
      <w:r w:rsidRPr="001973BE">
        <w:t xml:space="preserve">  if(kosteus_yhteensa &gt; 350 &amp;&amp; valo&gt;20 )</w:t>
      </w:r>
    </w:p>
    <w:p w14:paraId="577844B7" w14:textId="77777777" w:rsidR="001973BE" w:rsidRPr="001973BE" w:rsidRDefault="001973BE" w:rsidP="001973BE">
      <w:r w:rsidRPr="001973BE">
        <w:t xml:space="preserve">  {</w:t>
      </w:r>
    </w:p>
    <w:p w14:paraId="3BF10436" w14:textId="77777777" w:rsidR="001973BE" w:rsidRPr="001973BE" w:rsidRDefault="001973BE" w:rsidP="001973BE">
      <w:r w:rsidRPr="001973BE">
        <w:t xml:space="preserve">    kastelee=true;</w:t>
      </w:r>
    </w:p>
    <w:p w14:paraId="283B5C64" w14:textId="77777777" w:rsidR="001973BE" w:rsidRPr="001973BE" w:rsidRDefault="001973BE" w:rsidP="001973BE">
      <w:r w:rsidRPr="001973BE">
        <w:t xml:space="preserve">    Serial.println("kastelee_annettu");</w:t>
      </w:r>
    </w:p>
    <w:p w14:paraId="08543AD4" w14:textId="77777777" w:rsidR="001973BE" w:rsidRPr="001973BE" w:rsidRDefault="001973BE" w:rsidP="001973BE"/>
    <w:p w14:paraId="226189F8" w14:textId="77777777" w:rsidR="001973BE" w:rsidRPr="001973BE" w:rsidRDefault="001973BE" w:rsidP="001973BE">
      <w:r w:rsidRPr="001973BE">
        <w:t xml:space="preserve">  }</w:t>
      </w:r>
    </w:p>
    <w:p w14:paraId="12F6B65B" w14:textId="77777777" w:rsidR="001973BE" w:rsidRPr="001973BE" w:rsidRDefault="001973BE" w:rsidP="001973BE">
      <w:r w:rsidRPr="001973BE">
        <w:t xml:space="preserve">  if(kastelee==true &amp;&amp; lupa==true &amp;&amp; valot==true)</w:t>
      </w:r>
    </w:p>
    <w:p w14:paraId="1DBE6A92" w14:textId="77777777" w:rsidR="001973BE" w:rsidRPr="001973BE" w:rsidRDefault="001973BE" w:rsidP="001973BE">
      <w:r w:rsidRPr="001973BE">
        <w:t xml:space="preserve">  {</w:t>
      </w:r>
    </w:p>
    <w:p w14:paraId="2D0B2EA5" w14:textId="77777777" w:rsidR="001973BE" w:rsidRPr="001973BE" w:rsidRDefault="001973BE" w:rsidP="001973BE">
      <w:r w:rsidRPr="001973BE">
        <w:t xml:space="preserve">    </w:t>
      </w:r>
    </w:p>
    <w:p w14:paraId="21092DFC" w14:textId="77777777" w:rsidR="001973BE" w:rsidRPr="001973BE" w:rsidRDefault="001973BE" w:rsidP="001973BE">
      <w:r w:rsidRPr="001973BE">
        <w:t xml:space="preserve">    viime_aika=millis();</w:t>
      </w:r>
    </w:p>
    <w:p w14:paraId="7835DF4E" w14:textId="77777777" w:rsidR="001973BE" w:rsidRPr="001973BE" w:rsidRDefault="001973BE" w:rsidP="001973BE">
      <w:r w:rsidRPr="001973BE">
        <w:t xml:space="preserve">    Serial.println("kastelee");</w:t>
      </w:r>
    </w:p>
    <w:p w14:paraId="45C4AD78" w14:textId="77777777" w:rsidR="001973BE" w:rsidRPr="001973BE" w:rsidRDefault="001973BE" w:rsidP="001973BE">
      <w:pPr>
        <w:rPr>
          <w:lang w:val="en-US"/>
        </w:rPr>
      </w:pPr>
      <w:r w:rsidRPr="001973BE">
        <w:t xml:space="preserve">    </w:t>
      </w:r>
      <w:r w:rsidRPr="001973BE">
        <w:rPr>
          <w:lang w:val="en-US"/>
        </w:rPr>
        <w:t>digitalWrite(2, HIGH); //pumppu 1</w:t>
      </w:r>
    </w:p>
    <w:p w14:paraId="253FB16F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digitalWrite(3, HIGH); //pumppu 2</w:t>
      </w:r>
    </w:p>
    <w:p w14:paraId="1786A4D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digitalWrite(7, HIGH);</w:t>
      </w:r>
    </w:p>
    <w:p w14:paraId="236E00A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delay(2500); </w:t>
      </w:r>
    </w:p>
    <w:p w14:paraId="4E1BE3E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digitalWrite(2, LOW); //pumppu 1</w:t>
      </w:r>
    </w:p>
    <w:p w14:paraId="1F02071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digitalWrite(3, LOW);</w:t>
      </w:r>
    </w:p>
    <w:p w14:paraId="2BD66A0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digitalWrite(7, LOW); </w:t>
      </w:r>
    </w:p>
    <w:p w14:paraId="5BAE474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lupa=false;</w:t>
      </w:r>
    </w:p>
    <w:p w14:paraId="47F0C26F" w14:textId="77777777" w:rsidR="001973BE" w:rsidRPr="001973BE" w:rsidRDefault="001973BE" w:rsidP="001973BE">
      <w:r w:rsidRPr="001973BE">
        <w:rPr>
          <w:lang w:val="en-US"/>
        </w:rPr>
        <w:t xml:space="preserve">    </w:t>
      </w:r>
      <w:r w:rsidRPr="001973BE">
        <w:t>kastelee=false;</w:t>
      </w:r>
    </w:p>
    <w:p w14:paraId="7A600825" w14:textId="77777777" w:rsidR="001973BE" w:rsidRPr="001973BE" w:rsidRDefault="001973BE" w:rsidP="001973BE">
      <w:r w:rsidRPr="001973BE">
        <w:t xml:space="preserve">  }</w:t>
      </w:r>
    </w:p>
    <w:p w14:paraId="51255BE4" w14:textId="77777777" w:rsidR="001973BE" w:rsidRPr="001973BE" w:rsidRDefault="001973BE" w:rsidP="001973BE"/>
    <w:p w14:paraId="21431BC3" w14:textId="77777777" w:rsidR="001973BE" w:rsidRPr="001973BE" w:rsidRDefault="001973BE" w:rsidP="001973BE">
      <w:r w:rsidRPr="001973BE">
        <w:t xml:space="preserve">  if(kosteus_3&lt;300)</w:t>
      </w:r>
    </w:p>
    <w:p w14:paraId="268CCAD4" w14:textId="77777777" w:rsidR="001973BE" w:rsidRPr="001973BE" w:rsidRDefault="001973BE" w:rsidP="001973BE">
      <w:r w:rsidRPr="001973BE">
        <w:t xml:space="preserve">  {</w:t>
      </w:r>
    </w:p>
    <w:p w14:paraId="024DE955" w14:textId="77777777" w:rsidR="001973BE" w:rsidRPr="001973BE" w:rsidRDefault="001973BE" w:rsidP="001973BE">
      <w:r w:rsidRPr="001973BE">
        <w:t xml:space="preserve">    vetta_sisalla=true;</w:t>
      </w:r>
    </w:p>
    <w:p w14:paraId="01FD0BD8" w14:textId="77777777" w:rsidR="001973BE" w:rsidRPr="001973BE" w:rsidRDefault="001973BE" w:rsidP="001973BE"/>
    <w:p w14:paraId="63BC0628" w14:textId="77777777" w:rsidR="001973BE" w:rsidRPr="001973BE" w:rsidRDefault="001973BE" w:rsidP="001973BE">
      <w:r w:rsidRPr="001973BE">
        <w:t xml:space="preserve">  }</w:t>
      </w:r>
    </w:p>
    <w:p w14:paraId="3F450F35" w14:textId="77777777" w:rsidR="001973BE" w:rsidRPr="001973BE" w:rsidRDefault="001973BE" w:rsidP="001973BE">
      <w:r w:rsidRPr="001973BE">
        <w:lastRenderedPageBreak/>
        <w:t xml:space="preserve">  if(kosteus_3&gt;300)</w:t>
      </w:r>
    </w:p>
    <w:p w14:paraId="57653EEB" w14:textId="77777777" w:rsidR="001973BE" w:rsidRPr="001973BE" w:rsidRDefault="001973BE" w:rsidP="001973BE">
      <w:r w:rsidRPr="001973BE">
        <w:t xml:space="preserve">  {</w:t>
      </w:r>
    </w:p>
    <w:p w14:paraId="622B8EF7" w14:textId="77777777" w:rsidR="001973BE" w:rsidRPr="001973BE" w:rsidRDefault="001973BE" w:rsidP="001973BE">
      <w:r w:rsidRPr="001973BE">
        <w:t xml:space="preserve">    vetta_sisalla=false;</w:t>
      </w:r>
    </w:p>
    <w:p w14:paraId="3C189284" w14:textId="77777777" w:rsidR="001973BE" w:rsidRPr="001973BE" w:rsidRDefault="001973BE" w:rsidP="001973BE">
      <w:r w:rsidRPr="001973BE">
        <w:t xml:space="preserve">    </w:t>
      </w:r>
    </w:p>
    <w:p w14:paraId="0864F133" w14:textId="07C5D7EE" w:rsidR="001973BE" w:rsidRPr="001973BE" w:rsidRDefault="001973BE" w:rsidP="001973BE">
      <w:pPr>
        <w:rPr>
          <w:lang w:val="en-US"/>
        </w:rPr>
      </w:pPr>
      <w:r w:rsidRPr="001973BE">
        <w:t xml:space="preserve">  </w:t>
      </w:r>
      <w:r w:rsidRPr="001973BE">
        <w:rPr>
          <w:lang w:val="en-US"/>
        </w:rPr>
        <w:t>}</w:t>
      </w:r>
    </w:p>
    <w:p w14:paraId="2385DA4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}</w:t>
      </w:r>
    </w:p>
    <w:p w14:paraId="61141B87" w14:textId="77777777" w:rsidR="001973BE" w:rsidRPr="001973BE" w:rsidRDefault="001973BE" w:rsidP="001973BE">
      <w:pPr>
        <w:rPr>
          <w:lang w:val="en-US"/>
        </w:rPr>
      </w:pPr>
    </w:p>
    <w:p w14:paraId="5B70F14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//kello</w:t>
      </w:r>
    </w:p>
    <w:p w14:paraId="16E5AFA0" w14:textId="77777777" w:rsidR="001973BE" w:rsidRPr="001973BE" w:rsidRDefault="001973BE" w:rsidP="001973BE">
      <w:pPr>
        <w:rPr>
          <w:lang w:val="en-US"/>
        </w:rPr>
      </w:pPr>
    </w:p>
    <w:p w14:paraId="048F5DC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void katso_tunti()</w:t>
      </w:r>
    </w:p>
    <w:p w14:paraId="0B0C535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{</w:t>
      </w:r>
    </w:p>
    <w:p w14:paraId="72E4DF4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auto timeZoneOffsetHours = 2;</w:t>
      </w:r>
    </w:p>
    <w:p w14:paraId="5155AD7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auto unixTime = timeClient.getEpochTime() + (timeZoneOffsetHours * 3600);</w:t>
      </w:r>
    </w:p>
    <w:p w14:paraId="5EED450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Serial.print("Unix time = ");</w:t>
      </w:r>
    </w:p>
    <w:p w14:paraId="4F7E660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Serial.println(unixTime);</w:t>
      </w:r>
    </w:p>
    <w:p w14:paraId="3F1DDD4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RTCTime timeToSet = RTCTime(unixTime);</w:t>
      </w:r>
    </w:p>
    <w:p w14:paraId="77BE135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RTC.setTime(timeToSet);</w:t>
      </w:r>
    </w:p>
    <w:p w14:paraId="51F85C00" w14:textId="77777777" w:rsidR="001973BE" w:rsidRPr="001973BE" w:rsidRDefault="001973BE" w:rsidP="001973BE">
      <w:pPr>
        <w:rPr>
          <w:lang w:val="en-US"/>
        </w:rPr>
      </w:pPr>
    </w:p>
    <w:p w14:paraId="3FEE47C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Retrieve the date and time from the RTC and print them</w:t>
      </w:r>
    </w:p>
    <w:p w14:paraId="3344D76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RTCTime currentTime;</w:t>
      </w:r>
    </w:p>
    <w:p w14:paraId="7308DED6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RTC.getTime(currentTime); </w:t>
      </w:r>
    </w:p>
    <w:p w14:paraId="3659B61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Serial.println("The RTC was just set to: " + String(currentTime));</w:t>
      </w:r>
    </w:p>
    <w:p w14:paraId="2AAAB3F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RTC.getTime(currentTime); </w:t>
      </w:r>
    </w:p>
    <w:p w14:paraId="71C70C5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tunti = currentTime.getHour();</w:t>
      </w:r>
    </w:p>
    <w:p w14:paraId="7C31E209" w14:textId="77777777" w:rsidR="001973BE" w:rsidRPr="001973BE" w:rsidRDefault="001973BE" w:rsidP="001973BE">
      <w:r w:rsidRPr="001973BE">
        <w:rPr>
          <w:lang w:val="en-US"/>
        </w:rPr>
        <w:t xml:space="preserve">  </w:t>
      </w:r>
      <w:r w:rsidRPr="001973BE">
        <w:t>Serial.println(tunti);</w:t>
      </w:r>
    </w:p>
    <w:p w14:paraId="20B97187" w14:textId="77777777" w:rsidR="001973BE" w:rsidRPr="001973BE" w:rsidRDefault="001973BE" w:rsidP="001973BE">
      <w:r w:rsidRPr="001973BE">
        <w:t xml:space="preserve">  if(tunti&gt;21 || tunti&lt;7)</w:t>
      </w:r>
    </w:p>
    <w:p w14:paraId="0544FE12" w14:textId="77777777" w:rsidR="001973BE" w:rsidRPr="001973BE" w:rsidRDefault="001973BE" w:rsidP="001973BE">
      <w:pPr>
        <w:rPr>
          <w:lang w:val="en-US"/>
        </w:rPr>
      </w:pPr>
      <w:r w:rsidRPr="001973BE">
        <w:t xml:space="preserve">  </w:t>
      </w:r>
      <w:r w:rsidRPr="001973BE">
        <w:rPr>
          <w:lang w:val="en-US"/>
        </w:rPr>
        <w:t>{</w:t>
      </w:r>
    </w:p>
    <w:p w14:paraId="42D3AA9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valot=false;</w:t>
      </w:r>
    </w:p>
    <w:p w14:paraId="4D44499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lastRenderedPageBreak/>
        <w:t xml:space="preserve">    Serial.println("pois");</w:t>
      </w:r>
    </w:p>
    <w:p w14:paraId="4FC7B417" w14:textId="77777777" w:rsidR="001973BE" w:rsidRPr="001973BE" w:rsidRDefault="001973BE" w:rsidP="001973BE">
      <w:pPr>
        <w:rPr>
          <w:lang w:val="en-US"/>
        </w:rPr>
      </w:pPr>
    </w:p>
    <w:p w14:paraId="3B54C3D4" w14:textId="77777777" w:rsidR="001973BE" w:rsidRPr="001973BE" w:rsidRDefault="001973BE" w:rsidP="001973BE">
      <w:pPr>
        <w:rPr>
          <w:lang w:val="en-US"/>
        </w:rPr>
      </w:pPr>
    </w:p>
    <w:p w14:paraId="3DE95DF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}</w:t>
      </w:r>
    </w:p>
    <w:p w14:paraId="3CC62D7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else</w:t>
      </w:r>
    </w:p>
    <w:p w14:paraId="19CBD1B4" w14:textId="77777777" w:rsidR="001973BE" w:rsidRPr="001973BE" w:rsidRDefault="001973BE" w:rsidP="001973BE">
      <w:r w:rsidRPr="001973BE">
        <w:rPr>
          <w:lang w:val="en-US"/>
        </w:rPr>
        <w:t xml:space="preserve">  </w:t>
      </w:r>
      <w:r w:rsidRPr="001973BE">
        <w:t>{</w:t>
      </w:r>
    </w:p>
    <w:p w14:paraId="3B38B032" w14:textId="77777777" w:rsidR="001973BE" w:rsidRPr="001973BE" w:rsidRDefault="001973BE" w:rsidP="001973BE">
      <w:r w:rsidRPr="001973BE">
        <w:t xml:space="preserve">    valot=true;</w:t>
      </w:r>
    </w:p>
    <w:p w14:paraId="08CC44C9" w14:textId="77777777" w:rsidR="001973BE" w:rsidRPr="001973BE" w:rsidRDefault="001973BE" w:rsidP="001973BE">
      <w:r w:rsidRPr="001973BE">
        <w:t xml:space="preserve">    Serial.println("päällä");</w:t>
      </w:r>
    </w:p>
    <w:p w14:paraId="1F778599" w14:textId="77777777" w:rsidR="001973BE" w:rsidRPr="001973BE" w:rsidRDefault="001973BE" w:rsidP="001973BE"/>
    <w:p w14:paraId="474D095C" w14:textId="77777777" w:rsidR="001973BE" w:rsidRPr="001973BE" w:rsidRDefault="001973BE" w:rsidP="001973BE">
      <w:pPr>
        <w:rPr>
          <w:lang w:val="en-US"/>
        </w:rPr>
      </w:pPr>
      <w:r w:rsidRPr="001973BE">
        <w:t xml:space="preserve">  </w:t>
      </w:r>
      <w:r w:rsidRPr="001973BE">
        <w:rPr>
          <w:lang w:val="en-US"/>
        </w:rPr>
        <w:t>}</w:t>
      </w:r>
    </w:p>
    <w:p w14:paraId="716CF2E6" w14:textId="77777777" w:rsidR="001973BE" w:rsidRPr="001973BE" w:rsidRDefault="001973BE" w:rsidP="001973BE">
      <w:pPr>
        <w:rPr>
          <w:lang w:val="en-US"/>
        </w:rPr>
      </w:pPr>
    </w:p>
    <w:p w14:paraId="0FDC1CF5" w14:textId="6A924C26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}</w:t>
      </w:r>
    </w:p>
    <w:p w14:paraId="0A4F99C8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void printWifiStatus() {</w:t>
      </w:r>
    </w:p>
    <w:p w14:paraId="2ACB38A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print the SSID of the network you're attached to:</w:t>
      </w:r>
    </w:p>
    <w:p w14:paraId="5149B5A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Serial.print("SSID: ");</w:t>
      </w:r>
    </w:p>
    <w:p w14:paraId="13CA0CE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Serial.println(WiFi.SSID());</w:t>
      </w:r>
    </w:p>
    <w:p w14:paraId="495EAA5A" w14:textId="77777777" w:rsidR="001973BE" w:rsidRPr="001973BE" w:rsidRDefault="001973BE" w:rsidP="001973BE">
      <w:pPr>
        <w:rPr>
          <w:lang w:val="en-US"/>
        </w:rPr>
      </w:pPr>
    </w:p>
    <w:p w14:paraId="4FBA18C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print your board's IP address:</w:t>
      </w:r>
    </w:p>
    <w:p w14:paraId="3154B10E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IPAddress ip = WiFi.localIP();</w:t>
      </w:r>
    </w:p>
    <w:p w14:paraId="1919331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Serial.print("IP Address: ");</w:t>
      </w:r>
    </w:p>
    <w:p w14:paraId="76CAAEE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Serial.println(ip);</w:t>
      </w:r>
    </w:p>
    <w:p w14:paraId="58A3FBA7" w14:textId="77777777" w:rsidR="001973BE" w:rsidRPr="001973BE" w:rsidRDefault="001973BE" w:rsidP="001973BE">
      <w:pPr>
        <w:rPr>
          <w:lang w:val="en-US"/>
        </w:rPr>
      </w:pPr>
    </w:p>
    <w:p w14:paraId="25FA10B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print the received signal strength:</w:t>
      </w:r>
    </w:p>
    <w:p w14:paraId="055FBDD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long rssi = WiFi.RSSI();</w:t>
      </w:r>
    </w:p>
    <w:p w14:paraId="4502523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Serial.print("signal strength (RSSI):");</w:t>
      </w:r>
    </w:p>
    <w:p w14:paraId="05181C6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Serial.print(rssi);</w:t>
      </w:r>
    </w:p>
    <w:p w14:paraId="0905BBB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Serial.println(" dBm");</w:t>
      </w:r>
    </w:p>
    <w:p w14:paraId="3BFFF6D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}</w:t>
      </w:r>
    </w:p>
    <w:p w14:paraId="65AE2E69" w14:textId="77777777" w:rsidR="001973BE" w:rsidRPr="001973BE" w:rsidRDefault="001973BE" w:rsidP="001973BE">
      <w:pPr>
        <w:rPr>
          <w:lang w:val="en-US"/>
        </w:rPr>
      </w:pPr>
    </w:p>
    <w:p w14:paraId="66375FD6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>void connectToWiFi(){</w:t>
      </w:r>
    </w:p>
    <w:p w14:paraId="756491F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check for the WiFi module:</w:t>
      </w:r>
    </w:p>
    <w:p w14:paraId="2E3FDEC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if (WiFi.status() == WL_NO_MODULE) {</w:t>
      </w:r>
    </w:p>
    <w:p w14:paraId="63519D67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Serial.println("Communication with WiFi module failed!");</w:t>
      </w:r>
    </w:p>
    <w:p w14:paraId="4D106BF5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// don't continue</w:t>
      </w:r>
    </w:p>
    <w:p w14:paraId="0A0A734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while (true);</w:t>
      </w:r>
    </w:p>
    <w:p w14:paraId="4DF5BD3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}</w:t>
      </w:r>
    </w:p>
    <w:p w14:paraId="6767DC70" w14:textId="77777777" w:rsidR="001973BE" w:rsidRPr="001973BE" w:rsidRDefault="001973BE" w:rsidP="001973BE">
      <w:pPr>
        <w:rPr>
          <w:lang w:val="en-US"/>
        </w:rPr>
      </w:pPr>
    </w:p>
    <w:p w14:paraId="16809426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String fv = WiFi.firmwareVersion();</w:t>
      </w:r>
    </w:p>
    <w:p w14:paraId="5DC0390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if (fv &lt; WIFI_FIRMWARE_LATEST_VERSION) {</w:t>
      </w:r>
    </w:p>
    <w:p w14:paraId="325825AC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Serial.println("Please upgrade the firmware");</w:t>
      </w:r>
    </w:p>
    <w:p w14:paraId="7AA9FB71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}</w:t>
      </w:r>
    </w:p>
    <w:p w14:paraId="66201496" w14:textId="77777777" w:rsidR="001973BE" w:rsidRPr="001973BE" w:rsidRDefault="001973BE" w:rsidP="001973BE">
      <w:pPr>
        <w:rPr>
          <w:lang w:val="en-US"/>
        </w:rPr>
      </w:pPr>
    </w:p>
    <w:p w14:paraId="77C2A61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// attempt to connect to WiFi network:</w:t>
      </w:r>
    </w:p>
    <w:p w14:paraId="016BAEC2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while (wifiStatus != WL_CONNECTED) {</w:t>
      </w:r>
    </w:p>
    <w:p w14:paraId="1B1C04A6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Serial.print("Attempting to connect to SSID: ");</w:t>
      </w:r>
    </w:p>
    <w:p w14:paraId="1CEB025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Serial.println(ssid);</w:t>
      </w:r>
    </w:p>
    <w:p w14:paraId="7EC48A44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// Connect to WPA/WPA2 network. Change this line if using open or WEP network:</w:t>
      </w:r>
    </w:p>
    <w:p w14:paraId="54F95B09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wifiStatus = WiFi.begin(ssid, pass);</w:t>
      </w:r>
    </w:p>
    <w:p w14:paraId="7D2641F5" w14:textId="77777777" w:rsidR="001973BE" w:rsidRPr="001973BE" w:rsidRDefault="001973BE" w:rsidP="001973BE">
      <w:pPr>
        <w:rPr>
          <w:lang w:val="en-US"/>
        </w:rPr>
      </w:pPr>
    </w:p>
    <w:p w14:paraId="3FBD3E1A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// wait 10 seconds for connection:</w:t>
      </w:r>
    </w:p>
    <w:p w14:paraId="5A044D13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  delay(10000);</w:t>
      </w:r>
    </w:p>
    <w:p w14:paraId="720DC5BD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}</w:t>
      </w:r>
    </w:p>
    <w:p w14:paraId="1567DCD2" w14:textId="77777777" w:rsidR="001973BE" w:rsidRPr="001973BE" w:rsidRDefault="001973BE" w:rsidP="001973BE">
      <w:pPr>
        <w:rPr>
          <w:lang w:val="en-US"/>
        </w:rPr>
      </w:pPr>
    </w:p>
    <w:p w14:paraId="4C8F3330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Serial.println("Connected to WiFi");</w:t>
      </w:r>
    </w:p>
    <w:p w14:paraId="2CAB9C8B" w14:textId="77777777" w:rsidR="001973BE" w:rsidRPr="001973BE" w:rsidRDefault="001973BE" w:rsidP="001973BE">
      <w:pPr>
        <w:rPr>
          <w:lang w:val="en-US"/>
        </w:rPr>
      </w:pPr>
      <w:r w:rsidRPr="001973BE">
        <w:rPr>
          <w:lang w:val="en-US"/>
        </w:rPr>
        <w:t xml:space="preserve">  printWifiStatus();</w:t>
      </w:r>
    </w:p>
    <w:p w14:paraId="5BEBB758" w14:textId="4EA14DBF" w:rsidR="00B165E0" w:rsidRPr="00B165E0" w:rsidRDefault="001973BE" w:rsidP="001973BE">
      <w:r w:rsidRPr="001973BE">
        <w:rPr>
          <w:lang w:val="en-US"/>
        </w:rPr>
        <w:t>}</w:t>
      </w:r>
    </w:p>
    <w:sectPr w:rsidR="00B165E0" w:rsidRPr="00B165E0" w:rsidSect="00EC206F">
      <w:footerReference w:type="default" r:id="rId55"/>
      <w:pgSz w:w="11906" w:h="16838"/>
      <w:pgMar w:top="1417" w:right="1134" w:bottom="1417" w:left="1134" w:header="708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D9B7C" w14:textId="77777777" w:rsidR="006D7E21" w:rsidRDefault="006D7E21" w:rsidP="00D01D40">
      <w:pPr>
        <w:spacing w:after="0" w:line="240" w:lineRule="auto"/>
      </w:pPr>
      <w:r>
        <w:separator/>
      </w:r>
    </w:p>
  </w:endnote>
  <w:endnote w:type="continuationSeparator" w:id="0">
    <w:p w14:paraId="6CA29F35" w14:textId="77777777" w:rsidR="006D7E21" w:rsidRDefault="006D7E21" w:rsidP="00D01D40">
      <w:pPr>
        <w:spacing w:after="0" w:line="240" w:lineRule="auto"/>
      </w:pPr>
      <w:r>
        <w:continuationSeparator/>
      </w:r>
    </w:p>
  </w:endnote>
  <w:endnote w:type="continuationNotice" w:id="1">
    <w:p w14:paraId="076F96D4" w14:textId="77777777" w:rsidR="006D7E21" w:rsidRDefault="006D7E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1681163"/>
      <w:docPartObj>
        <w:docPartGallery w:val="Page Numbers (Bottom of Page)"/>
        <w:docPartUnique/>
      </w:docPartObj>
    </w:sdtPr>
    <w:sdtContent>
      <w:p w14:paraId="01A9F52E" w14:textId="6C3D01CF" w:rsidR="00D01D40" w:rsidRDefault="00D01D40">
        <w:pPr>
          <w:pStyle w:val="Ala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2C1890" w14:textId="77777777" w:rsidR="00D01D40" w:rsidRDefault="00D01D40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0AE51" w14:textId="77777777" w:rsidR="006D7E21" w:rsidRDefault="006D7E21" w:rsidP="00D01D40">
      <w:pPr>
        <w:spacing w:after="0" w:line="240" w:lineRule="auto"/>
      </w:pPr>
      <w:r>
        <w:separator/>
      </w:r>
    </w:p>
  </w:footnote>
  <w:footnote w:type="continuationSeparator" w:id="0">
    <w:p w14:paraId="32DE62FC" w14:textId="77777777" w:rsidR="006D7E21" w:rsidRDefault="006D7E21" w:rsidP="00D01D40">
      <w:pPr>
        <w:spacing w:after="0" w:line="240" w:lineRule="auto"/>
      </w:pPr>
      <w:r>
        <w:continuationSeparator/>
      </w:r>
    </w:p>
  </w:footnote>
  <w:footnote w:type="continuationNotice" w:id="1">
    <w:p w14:paraId="387D53C8" w14:textId="77777777" w:rsidR="006D7E21" w:rsidRDefault="006D7E21">
      <w:pPr>
        <w:spacing w:after="0" w:line="240" w:lineRule="auto"/>
      </w:pP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anteri Taavitsainen">
    <w15:presenceInfo w15:providerId="AD" w15:userId="S::santeri.taavitsainen@viikinnormaalikoulu.fi::35a4e5d4-ba9c-48d5-adba-c1c2c8ced0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3F"/>
    <w:rsid w:val="00000AA9"/>
    <w:rsid w:val="00000E7A"/>
    <w:rsid w:val="000014F1"/>
    <w:rsid w:val="00002C50"/>
    <w:rsid w:val="000032A7"/>
    <w:rsid w:val="000035E0"/>
    <w:rsid w:val="00003E3D"/>
    <w:rsid w:val="00004CD5"/>
    <w:rsid w:val="00007966"/>
    <w:rsid w:val="00010D6A"/>
    <w:rsid w:val="00011B49"/>
    <w:rsid w:val="000143E2"/>
    <w:rsid w:val="000144F0"/>
    <w:rsid w:val="00020201"/>
    <w:rsid w:val="00026394"/>
    <w:rsid w:val="00026CD6"/>
    <w:rsid w:val="00033346"/>
    <w:rsid w:val="000347A8"/>
    <w:rsid w:val="00035896"/>
    <w:rsid w:val="00036343"/>
    <w:rsid w:val="00036BD2"/>
    <w:rsid w:val="000410B0"/>
    <w:rsid w:val="0004280A"/>
    <w:rsid w:val="0004408A"/>
    <w:rsid w:val="00044900"/>
    <w:rsid w:val="000454B4"/>
    <w:rsid w:val="00046F7D"/>
    <w:rsid w:val="000531D7"/>
    <w:rsid w:val="0005499B"/>
    <w:rsid w:val="000549F4"/>
    <w:rsid w:val="00057FA4"/>
    <w:rsid w:val="00060D32"/>
    <w:rsid w:val="00061E33"/>
    <w:rsid w:val="00062336"/>
    <w:rsid w:val="000628A5"/>
    <w:rsid w:val="00065967"/>
    <w:rsid w:val="00070E03"/>
    <w:rsid w:val="00070ED3"/>
    <w:rsid w:val="00073670"/>
    <w:rsid w:val="000813FC"/>
    <w:rsid w:val="00082DDA"/>
    <w:rsid w:val="0008319F"/>
    <w:rsid w:val="000838AB"/>
    <w:rsid w:val="0008442B"/>
    <w:rsid w:val="000859B9"/>
    <w:rsid w:val="000875C4"/>
    <w:rsid w:val="00091FE7"/>
    <w:rsid w:val="00093067"/>
    <w:rsid w:val="00093145"/>
    <w:rsid w:val="000966F9"/>
    <w:rsid w:val="00097F3C"/>
    <w:rsid w:val="000A0C3A"/>
    <w:rsid w:val="000A1440"/>
    <w:rsid w:val="000B11D3"/>
    <w:rsid w:val="000B1C9F"/>
    <w:rsid w:val="000B3BA4"/>
    <w:rsid w:val="000B4E6B"/>
    <w:rsid w:val="000B5AAC"/>
    <w:rsid w:val="000B5FFE"/>
    <w:rsid w:val="000B610F"/>
    <w:rsid w:val="000B6E8E"/>
    <w:rsid w:val="000C1B03"/>
    <w:rsid w:val="000C32F3"/>
    <w:rsid w:val="000C4E10"/>
    <w:rsid w:val="000C68CB"/>
    <w:rsid w:val="000C6C27"/>
    <w:rsid w:val="000C7305"/>
    <w:rsid w:val="000D2610"/>
    <w:rsid w:val="000D3598"/>
    <w:rsid w:val="000D7C1E"/>
    <w:rsid w:val="000E0AA3"/>
    <w:rsid w:val="000E0BC6"/>
    <w:rsid w:val="000E2278"/>
    <w:rsid w:val="000E48BB"/>
    <w:rsid w:val="000E78F1"/>
    <w:rsid w:val="000F2A69"/>
    <w:rsid w:val="000F556A"/>
    <w:rsid w:val="000F6A95"/>
    <w:rsid w:val="0010233A"/>
    <w:rsid w:val="00105420"/>
    <w:rsid w:val="00106D3D"/>
    <w:rsid w:val="001072A3"/>
    <w:rsid w:val="00107ABA"/>
    <w:rsid w:val="001110FF"/>
    <w:rsid w:val="0011304E"/>
    <w:rsid w:val="0011393F"/>
    <w:rsid w:val="00114350"/>
    <w:rsid w:val="001144D5"/>
    <w:rsid w:val="001221C8"/>
    <w:rsid w:val="00122589"/>
    <w:rsid w:val="00122E78"/>
    <w:rsid w:val="00123FF9"/>
    <w:rsid w:val="00127EED"/>
    <w:rsid w:val="00131A95"/>
    <w:rsid w:val="00133C9A"/>
    <w:rsid w:val="00135669"/>
    <w:rsid w:val="00137A27"/>
    <w:rsid w:val="00140339"/>
    <w:rsid w:val="0014115F"/>
    <w:rsid w:val="00145504"/>
    <w:rsid w:val="00147940"/>
    <w:rsid w:val="0015097F"/>
    <w:rsid w:val="0015391F"/>
    <w:rsid w:val="001539D8"/>
    <w:rsid w:val="001570CE"/>
    <w:rsid w:val="00157457"/>
    <w:rsid w:val="00157D38"/>
    <w:rsid w:val="00160137"/>
    <w:rsid w:val="001608CD"/>
    <w:rsid w:val="00161268"/>
    <w:rsid w:val="00161FD3"/>
    <w:rsid w:val="00163643"/>
    <w:rsid w:val="00163BC8"/>
    <w:rsid w:val="00164C28"/>
    <w:rsid w:val="0016560C"/>
    <w:rsid w:val="00166FC4"/>
    <w:rsid w:val="001673E4"/>
    <w:rsid w:val="001674AA"/>
    <w:rsid w:val="00170306"/>
    <w:rsid w:val="00172FB1"/>
    <w:rsid w:val="00174FBB"/>
    <w:rsid w:val="00175A42"/>
    <w:rsid w:val="00175CA3"/>
    <w:rsid w:val="001761DE"/>
    <w:rsid w:val="00177886"/>
    <w:rsid w:val="001809B8"/>
    <w:rsid w:val="00182866"/>
    <w:rsid w:val="0018313B"/>
    <w:rsid w:val="00185E23"/>
    <w:rsid w:val="001860EC"/>
    <w:rsid w:val="00192F9B"/>
    <w:rsid w:val="00194B73"/>
    <w:rsid w:val="001972D8"/>
    <w:rsid w:val="001973BE"/>
    <w:rsid w:val="001A0825"/>
    <w:rsid w:val="001A0AE2"/>
    <w:rsid w:val="001A2369"/>
    <w:rsid w:val="001A2D73"/>
    <w:rsid w:val="001A32E2"/>
    <w:rsid w:val="001A69F1"/>
    <w:rsid w:val="001A7E17"/>
    <w:rsid w:val="001B0200"/>
    <w:rsid w:val="001B7424"/>
    <w:rsid w:val="001C1844"/>
    <w:rsid w:val="001C2037"/>
    <w:rsid w:val="001C22A8"/>
    <w:rsid w:val="001C2B40"/>
    <w:rsid w:val="001C3B0E"/>
    <w:rsid w:val="001C430F"/>
    <w:rsid w:val="001C4462"/>
    <w:rsid w:val="001C58B1"/>
    <w:rsid w:val="001D0F03"/>
    <w:rsid w:val="001D3D86"/>
    <w:rsid w:val="001D7DF1"/>
    <w:rsid w:val="001D7EEA"/>
    <w:rsid w:val="001E3B2F"/>
    <w:rsid w:val="001E6D45"/>
    <w:rsid w:val="001E720C"/>
    <w:rsid w:val="001F093D"/>
    <w:rsid w:val="001F1ED2"/>
    <w:rsid w:val="001F2423"/>
    <w:rsid w:val="001F605B"/>
    <w:rsid w:val="00201604"/>
    <w:rsid w:val="002027F0"/>
    <w:rsid w:val="00202C19"/>
    <w:rsid w:val="00202E5A"/>
    <w:rsid w:val="002075FE"/>
    <w:rsid w:val="002114D2"/>
    <w:rsid w:val="002116A6"/>
    <w:rsid w:val="00212F45"/>
    <w:rsid w:val="00214E78"/>
    <w:rsid w:val="00217D97"/>
    <w:rsid w:val="002207B4"/>
    <w:rsid w:val="00221A08"/>
    <w:rsid w:val="00221D2D"/>
    <w:rsid w:val="00231832"/>
    <w:rsid w:val="002332DF"/>
    <w:rsid w:val="00233A77"/>
    <w:rsid w:val="00235406"/>
    <w:rsid w:val="00236042"/>
    <w:rsid w:val="00237366"/>
    <w:rsid w:val="00237C37"/>
    <w:rsid w:val="002401FC"/>
    <w:rsid w:val="002406D7"/>
    <w:rsid w:val="00241E7B"/>
    <w:rsid w:val="002433D7"/>
    <w:rsid w:val="00243FD6"/>
    <w:rsid w:val="00246188"/>
    <w:rsid w:val="00246230"/>
    <w:rsid w:val="002474EB"/>
    <w:rsid w:val="00251ECF"/>
    <w:rsid w:val="00254746"/>
    <w:rsid w:val="0025742A"/>
    <w:rsid w:val="00257AA0"/>
    <w:rsid w:val="002606EE"/>
    <w:rsid w:val="00260AB5"/>
    <w:rsid w:val="0026107E"/>
    <w:rsid w:val="002630B6"/>
    <w:rsid w:val="002645FF"/>
    <w:rsid w:val="00270DC3"/>
    <w:rsid w:val="002712CC"/>
    <w:rsid w:val="00271E56"/>
    <w:rsid w:val="00273844"/>
    <w:rsid w:val="00273C2A"/>
    <w:rsid w:val="002759E4"/>
    <w:rsid w:val="00281C80"/>
    <w:rsid w:val="0028354C"/>
    <w:rsid w:val="00283F5E"/>
    <w:rsid w:val="002866C8"/>
    <w:rsid w:val="002901B5"/>
    <w:rsid w:val="00290DB1"/>
    <w:rsid w:val="00291D78"/>
    <w:rsid w:val="00292136"/>
    <w:rsid w:val="00292AE8"/>
    <w:rsid w:val="0029535E"/>
    <w:rsid w:val="002B0019"/>
    <w:rsid w:val="002B29AF"/>
    <w:rsid w:val="002B2F82"/>
    <w:rsid w:val="002B397A"/>
    <w:rsid w:val="002B6185"/>
    <w:rsid w:val="002B6E24"/>
    <w:rsid w:val="002C05D9"/>
    <w:rsid w:val="002C1FBF"/>
    <w:rsid w:val="002C60AB"/>
    <w:rsid w:val="002C75AB"/>
    <w:rsid w:val="002C7F47"/>
    <w:rsid w:val="002D09E1"/>
    <w:rsid w:val="002D259D"/>
    <w:rsid w:val="002D2A1D"/>
    <w:rsid w:val="002D3C82"/>
    <w:rsid w:val="002D7B90"/>
    <w:rsid w:val="002E1D13"/>
    <w:rsid w:val="002E3BBF"/>
    <w:rsid w:val="002E40DC"/>
    <w:rsid w:val="002E42CF"/>
    <w:rsid w:val="002E492A"/>
    <w:rsid w:val="002E5A85"/>
    <w:rsid w:val="002E5E6F"/>
    <w:rsid w:val="002E61CD"/>
    <w:rsid w:val="002E6806"/>
    <w:rsid w:val="002E6990"/>
    <w:rsid w:val="002F34EE"/>
    <w:rsid w:val="002F3C05"/>
    <w:rsid w:val="002F4F2C"/>
    <w:rsid w:val="002F5A57"/>
    <w:rsid w:val="00300D7E"/>
    <w:rsid w:val="00302141"/>
    <w:rsid w:val="003078DA"/>
    <w:rsid w:val="00310B1F"/>
    <w:rsid w:val="00313495"/>
    <w:rsid w:val="0031353F"/>
    <w:rsid w:val="00313AF9"/>
    <w:rsid w:val="00314B8E"/>
    <w:rsid w:val="00314DDE"/>
    <w:rsid w:val="00320DE9"/>
    <w:rsid w:val="00320F91"/>
    <w:rsid w:val="003256D5"/>
    <w:rsid w:val="00325A92"/>
    <w:rsid w:val="00331D2B"/>
    <w:rsid w:val="0034119F"/>
    <w:rsid w:val="003420D4"/>
    <w:rsid w:val="003425C5"/>
    <w:rsid w:val="003438F5"/>
    <w:rsid w:val="003452DF"/>
    <w:rsid w:val="00345A45"/>
    <w:rsid w:val="00346ED3"/>
    <w:rsid w:val="00361D57"/>
    <w:rsid w:val="003631BE"/>
    <w:rsid w:val="00363437"/>
    <w:rsid w:val="003641F1"/>
    <w:rsid w:val="0036673E"/>
    <w:rsid w:val="00370A64"/>
    <w:rsid w:val="00377782"/>
    <w:rsid w:val="0038132A"/>
    <w:rsid w:val="00382EE6"/>
    <w:rsid w:val="00383D52"/>
    <w:rsid w:val="00384F7A"/>
    <w:rsid w:val="003858A5"/>
    <w:rsid w:val="00391953"/>
    <w:rsid w:val="00392DFC"/>
    <w:rsid w:val="003964B2"/>
    <w:rsid w:val="00397664"/>
    <w:rsid w:val="003B0FD1"/>
    <w:rsid w:val="003B157D"/>
    <w:rsid w:val="003B3E13"/>
    <w:rsid w:val="003C1064"/>
    <w:rsid w:val="003C454D"/>
    <w:rsid w:val="003C4D97"/>
    <w:rsid w:val="003C5678"/>
    <w:rsid w:val="003C7D4F"/>
    <w:rsid w:val="003D0A40"/>
    <w:rsid w:val="003D1C45"/>
    <w:rsid w:val="003D33AB"/>
    <w:rsid w:val="003D4E48"/>
    <w:rsid w:val="003D5439"/>
    <w:rsid w:val="003D5C00"/>
    <w:rsid w:val="003E076C"/>
    <w:rsid w:val="003E0F68"/>
    <w:rsid w:val="003E1E0E"/>
    <w:rsid w:val="003E7D0E"/>
    <w:rsid w:val="003F0872"/>
    <w:rsid w:val="003F08D3"/>
    <w:rsid w:val="003F5366"/>
    <w:rsid w:val="003F796D"/>
    <w:rsid w:val="0040073B"/>
    <w:rsid w:val="00401202"/>
    <w:rsid w:val="0040182A"/>
    <w:rsid w:val="00406330"/>
    <w:rsid w:val="00406F6C"/>
    <w:rsid w:val="0041048F"/>
    <w:rsid w:val="0041479A"/>
    <w:rsid w:val="00417224"/>
    <w:rsid w:val="00417C4D"/>
    <w:rsid w:val="004202D2"/>
    <w:rsid w:val="00421CE2"/>
    <w:rsid w:val="00424DA1"/>
    <w:rsid w:val="00426A5D"/>
    <w:rsid w:val="0043015F"/>
    <w:rsid w:val="00430EEF"/>
    <w:rsid w:val="004315F4"/>
    <w:rsid w:val="00431A4B"/>
    <w:rsid w:val="00431D6B"/>
    <w:rsid w:val="004341CF"/>
    <w:rsid w:val="00434713"/>
    <w:rsid w:val="00434CDB"/>
    <w:rsid w:val="0043526D"/>
    <w:rsid w:val="00436278"/>
    <w:rsid w:val="00441CFA"/>
    <w:rsid w:val="00442202"/>
    <w:rsid w:val="00442828"/>
    <w:rsid w:val="00443DE8"/>
    <w:rsid w:val="004445CF"/>
    <w:rsid w:val="00444D19"/>
    <w:rsid w:val="004553B6"/>
    <w:rsid w:val="00460713"/>
    <w:rsid w:val="00463C3B"/>
    <w:rsid w:val="0046570D"/>
    <w:rsid w:val="004669A1"/>
    <w:rsid w:val="00466C58"/>
    <w:rsid w:val="004674FB"/>
    <w:rsid w:val="004675E3"/>
    <w:rsid w:val="00470946"/>
    <w:rsid w:val="00476717"/>
    <w:rsid w:val="0047694B"/>
    <w:rsid w:val="00480988"/>
    <w:rsid w:val="00480CE3"/>
    <w:rsid w:val="00481168"/>
    <w:rsid w:val="00482E5A"/>
    <w:rsid w:val="004838AF"/>
    <w:rsid w:val="00483EA3"/>
    <w:rsid w:val="004847A5"/>
    <w:rsid w:val="004874FF"/>
    <w:rsid w:val="00491C47"/>
    <w:rsid w:val="004A272D"/>
    <w:rsid w:val="004A71E2"/>
    <w:rsid w:val="004B26ED"/>
    <w:rsid w:val="004B5E7F"/>
    <w:rsid w:val="004B6D4E"/>
    <w:rsid w:val="004B7AB0"/>
    <w:rsid w:val="004C00F7"/>
    <w:rsid w:val="004C1C72"/>
    <w:rsid w:val="004C3C19"/>
    <w:rsid w:val="004C42EF"/>
    <w:rsid w:val="004C6572"/>
    <w:rsid w:val="004E067C"/>
    <w:rsid w:val="004E1167"/>
    <w:rsid w:val="004E2901"/>
    <w:rsid w:val="004E4753"/>
    <w:rsid w:val="004F2000"/>
    <w:rsid w:val="004F2D01"/>
    <w:rsid w:val="004F3809"/>
    <w:rsid w:val="00501AD2"/>
    <w:rsid w:val="00503B84"/>
    <w:rsid w:val="00506550"/>
    <w:rsid w:val="0051613F"/>
    <w:rsid w:val="005172A2"/>
    <w:rsid w:val="005218DB"/>
    <w:rsid w:val="00523271"/>
    <w:rsid w:val="00524CB8"/>
    <w:rsid w:val="00524EC5"/>
    <w:rsid w:val="00525474"/>
    <w:rsid w:val="0052670C"/>
    <w:rsid w:val="005313E8"/>
    <w:rsid w:val="0053144B"/>
    <w:rsid w:val="00534DA4"/>
    <w:rsid w:val="00536D37"/>
    <w:rsid w:val="00537A6E"/>
    <w:rsid w:val="00540536"/>
    <w:rsid w:val="00541F01"/>
    <w:rsid w:val="0054493B"/>
    <w:rsid w:val="00545B6C"/>
    <w:rsid w:val="005531EB"/>
    <w:rsid w:val="005557C2"/>
    <w:rsid w:val="005560E1"/>
    <w:rsid w:val="00556ACA"/>
    <w:rsid w:val="00562BFB"/>
    <w:rsid w:val="00563E99"/>
    <w:rsid w:val="005655BB"/>
    <w:rsid w:val="00566B71"/>
    <w:rsid w:val="0056777A"/>
    <w:rsid w:val="005706FF"/>
    <w:rsid w:val="00570946"/>
    <w:rsid w:val="0057265E"/>
    <w:rsid w:val="0057385C"/>
    <w:rsid w:val="00575C2B"/>
    <w:rsid w:val="00580825"/>
    <w:rsid w:val="00581210"/>
    <w:rsid w:val="00582168"/>
    <w:rsid w:val="00585140"/>
    <w:rsid w:val="00590B5F"/>
    <w:rsid w:val="0059252B"/>
    <w:rsid w:val="00593698"/>
    <w:rsid w:val="005A4D6D"/>
    <w:rsid w:val="005A70AA"/>
    <w:rsid w:val="005A7ECF"/>
    <w:rsid w:val="005B0789"/>
    <w:rsid w:val="005B13FE"/>
    <w:rsid w:val="005B174D"/>
    <w:rsid w:val="005B4079"/>
    <w:rsid w:val="005B4512"/>
    <w:rsid w:val="005C17D1"/>
    <w:rsid w:val="005C2790"/>
    <w:rsid w:val="005C3D17"/>
    <w:rsid w:val="005C5DF0"/>
    <w:rsid w:val="005C62AF"/>
    <w:rsid w:val="005C6C1D"/>
    <w:rsid w:val="005C6E3C"/>
    <w:rsid w:val="005D013F"/>
    <w:rsid w:val="005D21F6"/>
    <w:rsid w:val="005D2475"/>
    <w:rsid w:val="005D3572"/>
    <w:rsid w:val="005D40FA"/>
    <w:rsid w:val="005D56C2"/>
    <w:rsid w:val="005E041F"/>
    <w:rsid w:val="005E147D"/>
    <w:rsid w:val="005E17A1"/>
    <w:rsid w:val="005E1CA7"/>
    <w:rsid w:val="005E2B1B"/>
    <w:rsid w:val="005E576C"/>
    <w:rsid w:val="005E61E1"/>
    <w:rsid w:val="005F049E"/>
    <w:rsid w:val="005F1C40"/>
    <w:rsid w:val="005F3CC3"/>
    <w:rsid w:val="005F3FE9"/>
    <w:rsid w:val="005F67C8"/>
    <w:rsid w:val="005F77B6"/>
    <w:rsid w:val="00601EF3"/>
    <w:rsid w:val="006050B6"/>
    <w:rsid w:val="0060695C"/>
    <w:rsid w:val="0060710B"/>
    <w:rsid w:val="00610FAD"/>
    <w:rsid w:val="00613829"/>
    <w:rsid w:val="00615B84"/>
    <w:rsid w:val="00615C97"/>
    <w:rsid w:val="00617B9F"/>
    <w:rsid w:val="0062122A"/>
    <w:rsid w:val="006229F3"/>
    <w:rsid w:val="00626A56"/>
    <w:rsid w:val="00627942"/>
    <w:rsid w:val="00627C71"/>
    <w:rsid w:val="006410EF"/>
    <w:rsid w:val="00642477"/>
    <w:rsid w:val="00642779"/>
    <w:rsid w:val="00643127"/>
    <w:rsid w:val="00643DEB"/>
    <w:rsid w:val="00650D4E"/>
    <w:rsid w:val="0065332D"/>
    <w:rsid w:val="00653E9F"/>
    <w:rsid w:val="00655C87"/>
    <w:rsid w:val="00656DE8"/>
    <w:rsid w:val="00660BB1"/>
    <w:rsid w:val="00660CF9"/>
    <w:rsid w:val="006616C2"/>
    <w:rsid w:val="0066175E"/>
    <w:rsid w:val="00661BDD"/>
    <w:rsid w:val="00664EBA"/>
    <w:rsid w:val="006724B0"/>
    <w:rsid w:val="0067263E"/>
    <w:rsid w:val="00672ACB"/>
    <w:rsid w:val="00674543"/>
    <w:rsid w:val="00674A10"/>
    <w:rsid w:val="00674E21"/>
    <w:rsid w:val="006757A9"/>
    <w:rsid w:val="00675E46"/>
    <w:rsid w:val="00677B86"/>
    <w:rsid w:val="00680062"/>
    <w:rsid w:val="006824FF"/>
    <w:rsid w:val="00684E2A"/>
    <w:rsid w:val="00687BBB"/>
    <w:rsid w:val="00691A97"/>
    <w:rsid w:val="006928C5"/>
    <w:rsid w:val="006967BF"/>
    <w:rsid w:val="00697109"/>
    <w:rsid w:val="006A2CE5"/>
    <w:rsid w:val="006A47BD"/>
    <w:rsid w:val="006A4AA7"/>
    <w:rsid w:val="006A653E"/>
    <w:rsid w:val="006A70BA"/>
    <w:rsid w:val="006B0EE7"/>
    <w:rsid w:val="006B1003"/>
    <w:rsid w:val="006B2653"/>
    <w:rsid w:val="006B36A4"/>
    <w:rsid w:val="006B4109"/>
    <w:rsid w:val="006B54A9"/>
    <w:rsid w:val="006B6FD2"/>
    <w:rsid w:val="006C0C1D"/>
    <w:rsid w:val="006C0D28"/>
    <w:rsid w:val="006C10E3"/>
    <w:rsid w:val="006C647F"/>
    <w:rsid w:val="006C7DCB"/>
    <w:rsid w:val="006C7EBF"/>
    <w:rsid w:val="006D170B"/>
    <w:rsid w:val="006D2303"/>
    <w:rsid w:val="006D2586"/>
    <w:rsid w:val="006D43C6"/>
    <w:rsid w:val="006D5E07"/>
    <w:rsid w:val="006D7AFC"/>
    <w:rsid w:val="006D7E21"/>
    <w:rsid w:val="006E1DF5"/>
    <w:rsid w:val="006E26CF"/>
    <w:rsid w:val="006E6017"/>
    <w:rsid w:val="006E737A"/>
    <w:rsid w:val="006F1D35"/>
    <w:rsid w:val="006F569F"/>
    <w:rsid w:val="006F58FC"/>
    <w:rsid w:val="006F6569"/>
    <w:rsid w:val="007005FB"/>
    <w:rsid w:val="00702D3D"/>
    <w:rsid w:val="00703A5A"/>
    <w:rsid w:val="00704948"/>
    <w:rsid w:val="007050D1"/>
    <w:rsid w:val="00706D46"/>
    <w:rsid w:val="00707571"/>
    <w:rsid w:val="007129F3"/>
    <w:rsid w:val="0071321B"/>
    <w:rsid w:val="00716E1B"/>
    <w:rsid w:val="00716E99"/>
    <w:rsid w:val="0072098B"/>
    <w:rsid w:val="00722752"/>
    <w:rsid w:val="00723801"/>
    <w:rsid w:val="00723E3D"/>
    <w:rsid w:val="00724BE9"/>
    <w:rsid w:val="00731F01"/>
    <w:rsid w:val="0073565A"/>
    <w:rsid w:val="007358D3"/>
    <w:rsid w:val="00735BF3"/>
    <w:rsid w:val="0074011A"/>
    <w:rsid w:val="00740962"/>
    <w:rsid w:val="00740B72"/>
    <w:rsid w:val="007416FD"/>
    <w:rsid w:val="007438AB"/>
    <w:rsid w:val="00744AB8"/>
    <w:rsid w:val="00745351"/>
    <w:rsid w:val="007478CE"/>
    <w:rsid w:val="0075040D"/>
    <w:rsid w:val="00751D5F"/>
    <w:rsid w:val="00751DEF"/>
    <w:rsid w:val="00752378"/>
    <w:rsid w:val="007551B2"/>
    <w:rsid w:val="00755D65"/>
    <w:rsid w:val="007561C7"/>
    <w:rsid w:val="0075774E"/>
    <w:rsid w:val="00757B19"/>
    <w:rsid w:val="00757E84"/>
    <w:rsid w:val="00761931"/>
    <w:rsid w:val="0076194C"/>
    <w:rsid w:val="007627F0"/>
    <w:rsid w:val="00764FB5"/>
    <w:rsid w:val="00767433"/>
    <w:rsid w:val="00772E54"/>
    <w:rsid w:val="00774DDB"/>
    <w:rsid w:val="00775A93"/>
    <w:rsid w:val="007764AC"/>
    <w:rsid w:val="00776E5B"/>
    <w:rsid w:val="007806F6"/>
    <w:rsid w:val="007809B1"/>
    <w:rsid w:val="00783F71"/>
    <w:rsid w:val="00784A08"/>
    <w:rsid w:val="0079072A"/>
    <w:rsid w:val="00790C9E"/>
    <w:rsid w:val="00792A8C"/>
    <w:rsid w:val="00795B96"/>
    <w:rsid w:val="0079652C"/>
    <w:rsid w:val="00797BC6"/>
    <w:rsid w:val="007A2F18"/>
    <w:rsid w:val="007A3949"/>
    <w:rsid w:val="007A509E"/>
    <w:rsid w:val="007B08A5"/>
    <w:rsid w:val="007B0C69"/>
    <w:rsid w:val="007B400E"/>
    <w:rsid w:val="007B7D0A"/>
    <w:rsid w:val="007C5029"/>
    <w:rsid w:val="007D37D9"/>
    <w:rsid w:val="007D5CFC"/>
    <w:rsid w:val="007D661D"/>
    <w:rsid w:val="007D7963"/>
    <w:rsid w:val="007E0DAB"/>
    <w:rsid w:val="007E1153"/>
    <w:rsid w:val="007E173A"/>
    <w:rsid w:val="007E76D3"/>
    <w:rsid w:val="007F030A"/>
    <w:rsid w:val="007F4774"/>
    <w:rsid w:val="007F5CC4"/>
    <w:rsid w:val="008005AD"/>
    <w:rsid w:val="00800B4C"/>
    <w:rsid w:val="00801661"/>
    <w:rsid w:val="008021B2"/>
    <w:rsid w:val="008029E1"/>
    <w:rsid w:val="00803A46"/>
    <w:rsid w:val="008046B4"/>
    <w:rsid w:val="008048F9"/>
    <w:rsid w:val="00811C6E"/>
    <w:rsid w:val="00813740"/>
    <w:rsid w:val="00814E9B"/>
    <w:rsid w:val="008154A8"/>
    <w:rsid w:val="00816347"/>
    <w:rsid w:val="00817E8A"/>
    <w:rsid w:val="00820129"/>
    <w:rsid w:val="0082094A"/>
    <w:rsid w:val="008216BC"/>
    <w:rsid w:val="00823494"/>
    <w:rsid w:val="00823D66"/>
    <w:rsid w:val="008246E7"/>
    <w:rsid w:val="00825ECA"/>
    <w:rsid w:val="00827127"/>
    <w:rsid w:val="008353CD"/>
    <w:rsid w:val="00840F04"/>
    <w:rsid w:val="00842906"/>
    <w:rsid w:val="00845602"/>
    <w:rsid w:val="00845C56"/>
    <w:rsid w:val="00850EE4"/>
    <w:rsid w:val="008527CC"/>
    <w:rsid w:val="00855059"/>
    <w:rsid w:val="00856E74"/>
    <w:rsid w:val="00857E08"/>
    <w:rsid w:val="00857F5E"/>
    <w:rsid w:val="00861645"/>
    <w:rsid w:val="00861B9C"/>
    <w:rsid w:val="00863917"/>
    <w:rsid w:val="00865C27"/>
    <w:rsid w:val="008676E0"/>
    <w:rsid w:val="00867D1E"/>
    <w:rsid w:val="00871F38"/>
    <w:rsid w:val="008767F0"/>
    <w:rsid w:val="00880A61"/>
    <w:rsid w:val="008810BF"/>
    <w:rsid w:val="00883E83"/>
    <w:rsid w:val="00885366"/>
    <w:rsid w:val="00886ABC"/>
    <w:rsid w:val="00886FC7"/>
    <w:rsid w:val="008877CB"/>
    <w:rsid w:val="00887BA8"/>
    <w:rsid w:val="00895771"/>
    <w:rsid w:val="00896471"/>
    <w:rsid w:val="0089667E"/>
    <w:rsid w:val="00896F86"/>
    <w:rsid w:val="00896FD8"/>
    <w:rsid w:val="008A022B"/>
    <w:rsid w:val="008A13FE"/>
    <w:rsid w:val="008A157E"/>
    <w:rsid w:val="008A18EC"/>
    <w:rsid w:val="008A4B8F"/>
    <w:rsid w:val="008A65FF"/>
    <w:rsid w:val="008A7E3C"/>
    <w:rsid w:val="008B0825"/>
    <w:rsid w:val="008C2450"/>
    <w:rsid w:val="008C5832"/>
    <w:rsid w:val="008C6FE3"/>
    <w:rsid w:val="008D0643"/>
    <w:rsid w:val="008D54CB"/>
    <w:rsid w:val="008D6653"/>
    <w:rsid w:val="008E183E"/>
    <w:rsid w:val="008E46E6"/>
    <w:rsid w:val="008F49D4"/>
    <w:rsid w:val="008F4D0C"/>
    <w:rsid w:val="008F671A"/>
    <w:rsid w:val="009003BF"/>
    <w:rsid w:val="0090488A"/>
    <w:rsid w:val="00911401"/>
    <w:rsid w:val="00915526"/>
    <w:rsid w:val="009174E9"/>
    <w:rsid w:val="009209CF"/>
    <w:rsid w:val="00920D91"/>
    <w:rsid w:val="00921489"/>
    <w:rsid w:val="00922AFB"/>
    <w:rsid w:val="0092427C"/>
    <w:rsid w:val="009304A0"/>
    <w:rsid w:val="009323A5"/>
    <w:rsid w:val="00932BC7"/>
    <w:rsid w:val="00944E3F"/>
    <w:rsid w:val="00946CCB"/>
    <w:rsid w:val="00947673"/>
    <w:rsid w:val="0094791A"/>
    <w:rsid w:val="009521A2"/>
    <w:rsid w:val="00953FB2"/>
    <w:rsid w:val="00956D56"/>
    <w:rsid w:val="00960F22"/>
    <w:rsid w:val="009649E1"/>
    <w:rsid w:val="00964FE2"/>
    <w:rsid w:val="00970753"/>
    <w:rsid w:val="00970DBF"/>
    <w:rsid w:val="00972DF2"/>
    <w:rsid w:val="00973427"/>
    <w:rsid w:val="00973951"/>
    <w:rsid w:val="00974B14"/>
    <w:rsid w:val="00975B56"/>
    <w:rsid w:val="0097633C"/>
    <w:rsid w:val="009764A3"/>
    <w:rsid w:val="009828E6"/>
    <w:rsid w:val="00982B79"/>
    <w:rsid w:val="00983B42"/>
    <w:rsid w:val="00985A96"/>
    <w:rsid w:val="009866FD"/>
    <w:rsid w:val="00986AFA"/>
    <w:rsid w:val="00990BAF"/>
    <w:rsid w:val="00992795"/>
    <w:rsid w:val="00996A21"/>
    <w:rsid w:val="009A0299"/>
    <w:rsid w:val="009A241F"/>
    <w:rsid w:val="009A3CE2"/>
    <w:rsid w:val="009A4B4C"/>
    <w:rsid w:val="009B0B05"/>
    <w:rsid w:val="009B3833"/>
    <w:rsid w:val="009B6447"/>
    <w:rsid w:val="009C1B6C"/>
    <w:rsid w:val="009C3A42"/>
    <w:rsid w:val="009C4FFD"/>
    <w:rsid w:val="009C5087"/>
    <w:rsid w:val="009C6AC3"/>
    <w:rsid w:val="009D1AA7"/>
    <w:rsid w:val="009D3082"/>
    <w:rsid w:val="009D3486"/>
    <w:rsid w:val="009D48F1"/>
    <w:rsid w:val="009D67B5"/>
    <w:rsid w:val="009E34C8"/>
    <w:rsid w:val="009E3639"/>
    <w:rsid w:val="009E4296"/>
    <w:rsid w:val="009E5948"/>
    <w:rsid w:val="009E6AD8"/>
    <w:rsid w:val="009F4924"/>
    <w:rsid w:val="009F5193"/>
    <w:rsid w:val="009F535C"/>
    <w:rsid w:val="009F67A8"/>
    <w:rsid w:val="00A047C6"/>
    <w:rsid w:val="00A0496E"/>
    <w:rsid w:val="00A04F92"/>
    <w:rsid w:val="00A07BE5"/>
    <w:rsid w:val="00A10249"/>
    <w:rsid w:val="00A11365"/>
    <w:rsid w:val="00A11A55"/>
    <w:rsid w:val="00A13D39"/>
    <w:rsid w:val="00A16875"/>
    <w:rsid w:val="00A2123C"/>
    <w:rsid w:val="00A21C89"/>
    <w:rsid w:val="00A21E38"/>
    <w:rsid w:val="00A221B2"/>
    <w:rsid w:val="00A22C15"/>
    <w:rsid w:val="00A30777"/>
    <w:rsid w:val="00A30C34"/>
    <w:rsid w:val="00A322AA"/>
    <w:rsid w:val="00A346A1"/>
    <w:rsid w:val="00A40700"/>
    <w:rsid w:val="00A41CFA"/>
    <w:rsid w:val="00A471B2"/>
    <w:rsid w:val="00A47656"/>
    <w:rsid w:val="00A53087"/>
    <w:rsid w:val="00A53E7F"/>
    <w:rsid w:val="00A53EEC"/>
    <w:rsid w:val="00A53FA1"/>
    <w:rsid w:val="00A54166"/>
    <w:rsid w:val="00A5463C"/>
    <w:rsid w:val="00A55CA3"/>
    <w:rsid w:val="00A55DF5"/>
    <w:rsid w:val="00A578C5"/>
    <w:rsid w:val="00A66DAC"/>
    <w:rsid w:val="00A74040"/>
    <w:rsid w:val="00A8046A"/>
    <w:rsid w:val="00A80AD6"/>
    <w:rsid w:val="00A814B6"/>
    <w:rsid w:val="00A8159E"/>
    <w:rsid w:val="00A81CC2"/>
    <w:rsid w:val="00A82CED"/>
    <w:rsid w:val="00A8676D"/>
    <w:rsid w:val="00A87297"/>
    <w:rsid w:val="00A876BA"/>
    <w:rsid w:val="00A90237"/>
    <w:rsid w:val="00A91C16"/>
    <w:rsid w:val="00A94FB5"/>
    <w:rsid w:val="00A96037"/>
    <w:rsid w:val="00A96ADF"/>
    <w:rsid w:val="00A9797A"/>
    <w:rsid w:val="00AA0448"/>
    <w:rsid w:val="00AA282A"/>
    <w:rsid w:val="00AA65F5"/>
    <w:rsid w:val="00AB0529"/>
    <w:rsid w:val="00AB12B1"/>
    <w:rsid w:val="00AB17A0"/>
    <w:rsid w:val="00AB2A40"/>
    <w:rsid w:val="00AB3BC6"/>
    <w:rsid w:val="00AB6358"/>
    <w:rsid w:val="00AC02B9"/>
    <w:rsid w:val="00AC1CD5"/>
    <w:rsid w:val="00AC5EB2"/>
    <w:rsid w:val="00AD1034"/>
    <w:rsid w:val="00AD1642"/>
    <w:rsid w:val="00AD5412"/>
    <w:rsid w:val="00AD64E0"/>
    <w:rsid w:val="00AD7507"/>
    <w:rsid w:val="00AE11CD"/>
    <w:rsid w:val="00AE172A"/>
    <w:rsid w:val="00AE1E1B"/>
    <w:rsid w:val="00AE59C9"/>
    <w:rsid w:val="00AE5C61"/>
    <w:rsid w:val="00AE7471"/>
    <w:rsid w:val="00AF0171"/>
    <w:rsid w:val="00AF29BA"/>
    <w:rsid w:val="00AF4914"/>
    <w:rsid w:val="00B00A59"/>
    <w:rsid w:val="00B01E59"/>
    <w:rsid w:val="00B03D9B"/>
    <w:rsid w:val="00B0452F"/>
    <w:rsid w:val="00B06745"/>
    <w:rsid w:val="00B07BAB"/>
    <w:rsid w:val="00B10599"/>
    <w:rsid w:val="00B13396"/>
    <w:rsid w:val="00B13E7F"/>
    <w:rsid w:val="00B165E0"/>
    <w:rsid w:val="00B21DDA"/>
    <w:rsid w:val="00B229B2"/>
    <w:rsid w:val="00B22A67"/>
    <w:rsid w:val="00B22D93"/>
    <w:rsid w:val="00B23DC2"/>
    <w:rsid w:val="00B26B7A"/>
    <w:rsid w:val="00B3223B"/>
    <w:rsid w:val="00B34BE1"/>
    <w:rsid w:val="00B355E5"/>
    <w:rsid w:val="00B364FA"/>
    <w:rsid w:val="00B365DE"/>
    <w:rsid w:val="00B441B4"/>
    <w:rsid w:val="00B44949"/>
    <w:rsid w:val="00B462D7"/>
    <w:rsid w:val="00B53F5E"/>
    <w:rsid w:val="00B56EFC"/>
    <w:rsid w:val="00B61DB4"/>
    <w:rsid w:val="00B627FA"/>
    <w:rsid w:val="00B65251"/>
    <w:rsid w:val="00B70EF9"/>
    <w:rsid w:val="00B746A2"/>
    <w:rsid w:val="00B7498B"/>
    <w:rsid w:val="00B762F7"/>
    <w:rsid w:val="00B77A1A"/>
    <w:rsid w:val="00B821DC"/>
    <w:rsid w:val="00B8290D"/>
    <w:rsid w:val="00B8378A"/>
    <w:rsid w:val="00B845FA"/>
    <w:rsid w:val="00B84E72"/>
    <w:rsid w:val="00B90BAC"/>
    <w:rsid w:val="00B92950"/>
    <w:rsid w:val="00B929B3"/>
    <w:rsid w:val="00B93676"/>
    <w:rsid w:val="00B94727"/>
    <w:rsid w:val="00B95022"/>
    <w:rsid w:val="00BA31E6"/>
    <w:rsid w:val="00BA49AA"/>
    <w:rsid w:val="00BA6F10"/>
    <w:rsid w:val="00BA7317"/>
    <w:rsid w:val="00BB11EB"/>
    <w:rsid w:val="00BB1479"/>
    <w:rsid w:val="00BB20D9"/>
    <w:rsid w:val="00BB22E1"/>
    <w:rsid w:val="00BB2DB9"/>
    <w:rsid w:val="00BB392B"/>
    <w:rsid w:val="00BC0EE9"/>
    <w:rsid w:val="00BC10A1"/>
    <w:rsid w:val="00BC161F"/>
    <w:rsid w:val="00BC18E8"/>
    <w:rsid w:val="00BC1B9C"/>
    <w:rsid w:val="00BC66B9"/>
    <w:rsid w:val="00BC7896"/>
    <w:rsid w:val="00BC7CAE"/>
    <w:rsid w:val="00BD0917"/>
    <w:rsid w:val="00BD3A9F"/>
    <w:rsid w:val="00BD3C80"/>
    <w:rsid w:val="00BD3DDB"/>
    <w:rsid w:val="00BD4150"/>
    <w:rsid w:val="00BD66C9"/>
    <w:rsid w:val="00BD6735"/>
    <w:rsid w:val="00BE2BBB"/>
    <w:rsid w:val="00BE304B"/>
    <w:rsid w:val="00BE4F72"/>
    <w:rsid w:val="00BE5B9F"/>
    <w:rsid w:val="00BF0DDC"/>
    <w:rsid w:val="00BF7C5F"/>
    <w:rsid w:val="00C01EBB"/>
    <w:rsid w:val="00C028E1"/>
    <w:rsid w:val="00C04CAE"/>
    <w:rsid w:val="00C07532"/>
    <w:rsid w:val="00C10D56"/>
    <w:rsid w:val="00C13499"/>
    <w:rsid w:val="00C13BA7"/>
    <w:rsid w:val="00C20E26"/>
    <w:rsid w:val="00C2129C"/>
    <w:rsid w:val="00C30BD3"/>
    <w:rsid w:val="00C32082"/>
    <w:rsid w:val="00C34BDC"/>
    <w:rsid w:val="00C368E3"/>
    <w:rsid w:val="00C40421"/>
    <w:rsid w:val="00C41FA0"/>
    <w:rsid w:val="00C42EAB"/>
    <w:rsid w:val="00C43719"/>
    <w:rsid w:val="00C43FD7"/>
    <w:rsid w:val="00C469A8"/>
    <w:rsid w:val="00C50134"/>
    <w:rsid w:val="00C51876"/>
    <w:rsid w:val="00C5290B"/>
    <w:rsid w:val="00C52954"/>
    <w:rsid w:val="00C52A8A"/>
    <w:rsid w:val="00C54466"/>
    <w:rsid w:val="00C54FCF"/>
    <w:rsid w:val="00C600CD"/>
    <w:rsid w:val="00C62801"/>
    <w:rsid w:val="00C62D11"/>
    <w:rsid w:val="00C63258"/>
    <w:rsid w:val="00C64905"/>
    <w:rsid w:val="00C672BA"/>
    <w:rsid w:val="00C674B5"/>
    <w:rsid w:val="00C729C3"/>
    <w:rsid w:val="00C74B43"/>
    <w:rsid w:val="00C90064"/>
    <w:rsid w:val="00C92827"/>
    <w:rsid w:val="00C93036"/>
    <w:rsid w:val="00C9343C"/>
    <w:rsid w:val="00C95132"/>
    <w:rsid w:val="00C95B0A"/>
    <w:rsid w:val="00C9607A"/>
    <w:rsid w:val="00C97D74"/>
    <w:rsid w:val="00CA1672"/>
    <w:rsid w:val="00CA1BA3"/>
    <w:rsid w:val="00CA2028"/>
    <w:rsid w:val="00CA2B4E"/>
    <w:rsid w:val="00CA533E"/>
    <w:rsid w:val="00CA661F"/>
    <w:rsid w:val="00CA6CB7"/>
    <w:rsid w:val="00CB13D2"/>
    <w:rsid w:val="00CB6590"/>
    <w:rsid w:val="00CB65B4"/>
    <w:rsid w:val="00CB6F7A"/>
    <w:rsid w:val="00CB7B1B"/>
    <w:rsid w:val="00CC3162"/>
    <w:rsid w:val="00CC425C"/>
    <w:rsid w:val="00CD1F3C"/>
    <w:rsid w:val="00CD5F53"/>
    <w:rsid w:val="00CD6D00"/>
    <w:rsid w:val="00CE0B44"/>
    <w:rsid w:val="00CE230D"/>
    <w:rsid w:val="00CE3BC2"/>
    <w:rsid w:val="00CE44D0"/>
    <w:rsid w:val="00CE4F40"/>
    <w:rsid w:val="00CE6F30"/>
    <w:rsid w:val="00CF21B0"/>
    <w:rsid w:val="00CF3F30"/>
    <w:rsid w:val="00CF729F"/>
    <w:rsid w:val="00CF7FC0"/>
    <w:rsid w:val="00D01D40"/>
    <w:rsid w:val="00D01FB4"/>
    <w:rsid w:val="00D02E18"/>
    <w:rsid w:val="00D03457"/>
    <w:rsid w:val="00D11A2F"/>
    <w:rsid w:val="00D11E88"/>
    <w:rsid w:val="00D133D8"/>
    <w:rsid w:val="00D13CBF"/>
    <w:rsid w:val="00D14496"/>
    <w:rsid w:val="00D1511F"/>
    <w:rsid w:val="00D166EA"/>
    <w:rsid w:val="00D20E7A"/>
    <w:rsid w:val="00D2390B"/>
    <w:rsid w:val="00D2396D"/>
    <w:rsid w:val="00D247B6"/>
    <w:rsid w:val="00D2603B"/>
    <w:rsid w:val="00D30CD6"/>
    <w:rsid w:val="00D476AF"/>
    <w:rsid w:val="00D47866"/>
    <w:rsid w:val="00D51DC4"/>
    <w:rsid w:val="00D5604A"/>
    <w:rsid w:val="00D56693"/>
    <w:rsid w:val="00D61DF0"/>
    <w:rsid w:val="00D63112"/>
    <w:rsid w:val="00D63901"/>
    <w:rsid w:val="00D63E85"/>
    <w:rsid w:val="00D66C32"/>
    <w:rsid w:val="00D66D13"/>
    <w:rsid w:val="00D72F4A"/>
    <w:rsid w:val="00D77201"/>
    <w:rsid w:val="00D84E1B"/>
    <w:rsid w:val="00D84F18"/>
    <w:rsid w:val="00D90D7E"/>
    <w:rsid w:val="00D91707"/>
    <w:rsid w:val="00D92B38"/>
    <w:rsid w:val="00D92F94"/>
    <w:rsid w:val="00D943AF"/>
    <w:rsid w:val="00D959EA"/>
    <w:rsid w:val="00DA01CF"/>
    <w:rsid w:val="00DA37A0"/>
    <w:rsid w:val="00DA3A17"/>
    <w:rsid w:val="00DA3C52"/>
    <w:rsid w:val="00DA6AA5"/>
    <w:rsid w:val="00DB10A7"/>
    <w:rsid w:val="00DB1FB3"/>
    <w:rsid w:val="00DB291D"/>
    <w:rsid w:val="00DB3F0C"/>
    <w:rsid w:val="00DB4EAF"/>
    <w:rsid w:val="00DB60C7"/>
    <w:rsid w:val="00DC0D6F"/>
    <w:rsid w:val="00DC1019"/>
    <w:rsid w:val="00DC180E"/>
    <w:rsid w:val="00DC1A3F"/>
    <w:rsid w:val="00DC3095"/>
    <w:rsid w:val="00DC3A79"/>
    <w:rsid w:val="00DC3AD4"/>
    <w:rsid w:val="00DC43B6"/>
    <w:rsid w:val="00DC49DA"/>
    <w:rsid w:val="00DD0C4C"/>
    <w:rsid w:val="00DD150D"/>
    <w:rsid w:val="00DD1D14"/>
    <w:rsid w:val="00DD1EB6"/>
    <w:rsid w:val="00DD28B6"/>
    <w:rsid w:val="00DD311B"/>
    <w:rsid w:val="00DD57AD"/>
    <w:rsid w:val="00DD58C9"/>
    <w:rsid w:val="00DD6192"/>
    <w:rsid w:val="00DE0EF5"/>
    <w:rsid w:val="00DE274C"/>
    <w:rsid w:val="00DE3DFE"/>
    <w:rsid w:val="00DE4E47"/>
    <w:rsid w:val="00DE6315"/>
    <w:rsid w:val="00DF088D"/>
    <w:rsid w:val="00DF0B97"/>
    <w:rsid w:val="00DF0CC3"/>
    <w:rsid w:val="00DF13E8"/>
    <w:rsid w:val="00DF1A70"/>
    <w:rsid w:val="00DF374C"/>
    <w:rsid w:val="00DF4EAE"/>
    <w:rsid w:val="00DF5046"/>
    <w:rsid w:val="00E005CA"/>
    <w:rsid w:val="00E0251C"/>
    <w:rsid w:val="00E02CD1"/>
    <w:rsid w:val="00E109CA"/>
    <w:rsid w:val="00E13424"/>
    <w:rsid w:val="00E140AA"/>
    <w:rsid w:val="00E154F9"/>
    <w:rsid w:val="00E17CAB"/>
    <w:rsid w:val="00E214CB"/>
    <w:rsid w:val="00E24542"/>
    <w:rsid w:val="00E26A8C"/>
    <w:rsid w:val="00E32532"/>
    <w:rsid w:val="00E33DB3"/>
    <w:rsid w:val="00E34F3E"/>
    <w:rsid w:val="00E35A98"/>
    <w:rsid w:val="00E43541"/>
    <w:rsid w:val="00E43FF7"/>
    <w:rsid w:val="00E52EC5"/>
    <w:rsid w:val="00E541C0"/>
    <w:rsid w:val="00E644C7"/>
    <w:rsid w:val="00E65256"/>
    <w:rsid w:val="00E67F7E"/>
    <w:rsid w:val="00E726F4"/>
    <w:rsid w:val="00E741BA"/>
    <w:rsid w:val="00E749FC"/>
    <w:rsid w:val="00E7537B"/>
    <w:rsid w:val="00E77913"/>
    <w:rsid w:val="00E81698"/>
    <w:rsid w:val="00E82364"/>
    <w:rsid w:val="00E848D5"/>
    <w:rsid w:val="00E86425"/>
    <w:rsid w:val="00E8649A"/>
    <w:rsid w:val="00E91B18"/>
    <w:rsid w:val="00E96644"/>
    <w:rsid w:val="00EA2A56"/>
    <w:rsid w:val="00EA5FD9"/>
    <w:rsid w:val="00EB14C1"/>
    <w:rsid w:val="00EB5571"/>
    <w:rsid w:val="00EC0537"/>
    <w:rsid w:val="00EC206F"/>
    <w:rsid w:val="00EC2798"/>
    <w:rsid w:val="00EC5365"/>
    <w:rsid w:val="00EC536E"/>
    <w:rsid w:val="00EC6C64"/>
    <w:rsid w:val="00EC7297"/>
    <w:rsid w:val="00ED119B"/>
    <w:rsid w:val="00ED26AE"/>
    <w:rsid w:val="00ED51F5"/>
    <w:rsid w:val="00ED5B95"/>
    <w:rsid w:val="00EE5252"/>
    <w:rsid w:val="00EE5706"/>
    <w:rsid w:val="00EE66BE"/>
    <w:rsid w:val="00EE75DE"/>
    <w:rsid w:val="00EF0AFC"/>
    <w:rsid w:val="00EF30F8"/>
    <w:rsid w:val="00EF36F0"/>
    <w:rsid w:val="00EF4012"/>
    <w:rsid w:val="00EF5819"/>
    <w:rsid w:val="00F01398"/>
    <w:rsid w:val="00F01A2E"/>
    <w:rsid w:val="00F07C17"/>
    <w:rsid w:val="00F105F6"/>
    <w:rsid w:val="00F20518"/>
    <w:rsid w:val="00F215C1"/>
    <w:rsid w:val="00F21B70"/>
    <w:rsid w:val="00F264CD"/>
    <w:rsid w:val="00F30754"/>
    <w:rsid w:val="00F32855"/>
    <w:rsid w:val="00F33083"/>
    <w:rsid w:val="00F344E6"/>
    <w:rsid w:val="00F34690"/>
    <w:rsid w:val="00F364BC"/>
    <w:rsid w:val="00F4226B"/>
    <w:rsid w:val="00F42581"/>
    <w:rsid w:val="00F442E6"/>
    <w:rsid w:val="00F44D53"/>
    <w:rsid w:val="00F47723"/>
    <w:rsid w:val="00F50B61"/>
    <w:rsid w:val="00F51F68"/>
    <w:rsid w:val="00F53A4C"/>
    <w:rsid w:val="00F54DD8"/>
    <w:rsid w:val="00F551F5"/>
    <w:rsid w:val="00F55B51"/>
    <w:rsid w:val="00F615A2"/>
    <w:rsid w:val="00F650E9"/>
    <w:rsid w:val="00F65A34"/>
    <w:rsid w:val="00F65FC8"/>
    <w:rsid w:val="00F70117"/>
    <w:rsid w:val="00F7286E"/>
    <w:rsid w:val="00F74CCA"/>
    <w:rsid w:val="00F75EA9"/>
    <w:rsid w:val="00F76BF7"/>
    <w:rsid w:val="00F771C9"/>
    <w:rsid w:val="00F864BF"/>
    <w:rsid w:val="00F86CF5"/>
    <w:rsid w:val="00F9054D"/>
    <w:rsid w:val="00F91C61"/>
    <w:rsid w:val="00F9418F"/>
    <w:rsid w:val="00F944BA"/>
    <w:rsid w:val="00F95978"/>
    <w:rsid w:val="00FA0645"/>
    <w:rsid w:val="00FA36D7"/>
    <w:rsid w:val="00FA4462"/>
    <w:rsid w:val="00FA5B7E"/>
    <w:rsid w:val="00FA6698"/>
    <w:rsid w:val="00FB42AA"/>
    <w:rsid w:val="00FB4AAE"/>
    <w:rsid w:val="00FB5F3D"/>
    <w:rsid w:val="00FB620E"/>
    <w:rsid w:val="00FB723C"/>
    <w:rsid w:val="00FC45A6"/>
    <w:rsid w:val="00FC53D1"/>
    <w:rsid w:val="00FC69A9"/>
    <w:rsid w:val="00FC7503"/>
    <w:rsid w:val="00FC7DA8"/>
    <w:rsid w:val="00FD1C7F"/>
    <w:rsid w:val="00FD5148"/>
    <w:rsid w:val="00FD7A40"/>
    <w:rsid w:val="00FE1BB8"/>
    <w:rsid w:val="00FE29AF"/>
    <w:rsid w:val="00FE3D4F"/>
    <w:rsid w:val="00FE4188"/>
    <w:rsid w:val="00FE48A7"/>
    <w:rsid w:val="00FE5B4E"/>
    <w:rsid w:val="00FE628E"/>
    <w:rsid w:val="00FE67E4"/>
    <w:rsid w:val="00FF228A"/>
    <w:rsid w:val="00FF2619"/>
    <w:rsid w:val="00FF3BB4"/>
    <w:rsid w:val="00FF4A8B"/>
    <w:rsid w:val="00FF61CA"/>
    <w:rsid w:val="00FF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220AD"/>
  <w15:chartTrackingRefBased/>
  <w15:docId w15:val="{22DECBB1-C362-45AE-B32A-388F88038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i-F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755D65"/>
  </w:style>
  <w:style w:type="paragraph" w:styleId="Otsikko1">
    <w:name w:val="heading 1"/>
    <w:basedOn w:val="Normaali"/>
    <w:next w:val="Normaali"/>
    <w:link w:val="Otsikko1Char"/>
    <w:uiPriority w:val="9"/>
    <w:qFormat/>
    <w:rsid w:val="00DC1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DC1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DC1A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DC1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DC1A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DC1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DC1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DC1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DC1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DC1A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tsikko2Char">
    <w:name w:val="Otsikko 2 Char"/>
    <w:basedOn w:val="Kappaleenoletusfontti"/>
    <w:link w:val="Otsikko2"/>
    <w:uiPriority w:val="9"/>
    <w:rsid w:val="00DC1A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tsikko3Char">
    <w:name w:val="Otsikko 3 Char"/>
    <w:basedOn w:val="Kappaleenoletusfontti"/>
    <w:link w:val="Otsikko3"/>
    <w:uiPriority w:val="9"/>
    <w:rsid w:val="00DC1A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DC1A3F"/>
    <w:rPr>
      <w:rFonts w:eastAsiaTheme="majorEastAsia" w:cstheme="majorBidi"/>
      <w:i/>
      <w:iCs/>
      <w:color w:val="0F4761" w:themeColor="accent1" w:themeShade="BF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DC1A3F"/>
    <w:rPr>
      <w:rFonts w:eastAsiaTheme="majorEastAsia" w:cstheme="majorBidi"/>
      <w:color w:val="0F4761" w:themeColor="accent1" w:themeShade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DC1A3F"/>
    <w:rPr>
      <w:rFonts w:eastAsiaTheme="majorEastAsia" w:cstheme="majorBidi"/>
      <w:i/>
      <w:iCs/>
      <w:color w:val="595959" w:themeColor="text1" w:themeTint="A6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DC1A3F"/>
    <w:rPr>
      <w:rFonts w:eastAsiaTheme="majorEastAsia" w:cstheme="majorBidi"/>
      <w:color w:val="595959" w:themeColor="text1" w:themeTint="A6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DC1A3F"/>
    <w:rPr>
      <w:rFonts w:eastAsiaTheme="majorEastAsia" w:cstheme="majorBidi"/>
      <w:i/>
      <w:iCs/>
      <w:color w:val="272727" w:themeColor="text1" w:themeTint="D8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DC1A3F"/>
    <w:rPr>
      <w:rFonts w:eastAsiaTheme="majorEastAsia" w:cstheme="majorBidi"/>
      <w:color w:val="272727" w:themeColor="text1" w:themeTint="D8"/>
    </w:rPr>
  </w:style>
  <w:style w:type="paragraph" w:styleId="Otsikko">
    <w:name w:val="Title"/>
    <w:basedOn w:val="Normaali"/>
    <w:next w:val="Normaali"/>
    <w:link w:val="OtsikkoChar"/>
    <w:uiPriority w:val="10"/>
    <w:qFormat/>
    <w:rsid w:val="00DC1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DC1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DC1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aotsikkoChar">
    <w:name w:val="Alaotsikko Char"/>
    <w:basedOn w:val="Kappaleenoletusfontti"/>
    <w:link w:val="Alaotsikko"/>
    <w:uiPriority w:val="11"/>
    <w:rsid w:val="00DC1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ainaus">
    <w:name w:val="Quote"/>
    <w:basedOn w:val="Normaali"/>
    <w:next w:val="Normaali"/>
    <w:link w:val="LainausChar"/>
    <w:uiPriority w:val="29"/>
    <w:qFormat/>
    <w:rsid w:val="00DC1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rsid w:val="00DC1A3F"/>
    <w:rPr>
      <w:i/>
      <w:iCs/>
      <w:color w:val="404040" w:themeColor="text1" w:themeTint="BF"/>
    </w:rPr>
  </w:style>
  <w:style w:type="paragraph" w:styleId="Luettelokappale">
    <w:name w:val="List Paragraph"/>
    <w:basedOn w:val="Normaali"/>
    <w:uiPriority w:val="34"/>
    <w:qFormat/>
    <w:rsid w:val="00DC1A3F"/>
    <w:pPr>
      <w:ind w:left="720"/>
      <w:contextualSpacing/>
    </w:pPr>
  </w:style>
  <w:style w:type="character" w:styleId="Voimakaskorostus">
    <w:name w:val="Intense Emphasis"/>
    <w:basedOn w:val="Kappaleenoletusfontti"/>
    <w:uiPriority w:val="21"/>
    <w:qFormat/>
    <w:rsid w:val="00DC1A3F"/>
    <w:rPr>
      <w:i/>
      <w:iCs/>
      <w:color w:val="0F4761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DC1A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DC1A3F"/>
    <w:rPr>
      <w:i/>
      <w:iCs/>
      <w:color w:val="0F4761" w:themeColor="accent1" w:themeShade="BF"/>
    </w:rPr>
  </w:style>
  <w:style w:type="character" w:styleId="Erottuvaviittaus">
    <w:name w:val="Intense Reference"/>
    <w:basedOn w:val="Kappaleenoletusfontti"/>
    <w:uiPriority w:val="32"/>
    <w:qFormat/>
    <w:rsid w:val="00DC1A3F"/>
    <w:rPr>
      <w:b/>
      <w:bCs/>
      <w:smallCaps/>
      <w:color w:val="0F4761" w:themeColor="accent1" w:themeShade="BF"/>
      <w:spacing w:val="5"/>
    </w:rPr>
  </w:style>
  <w:style w:type="character" w:styleId="Hyperlinkki">
    <w:name w:val="Hyperlink"/>
    <w:basedOn w:val="Kappaleenoletusfontti"/>
    <w:uiPriority w:val="99"/>
    <w:unhideWhenUsed/>
    <w:rsid w:val="00680062"/>
    <w:rPr>
      <w:color w:val="467886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80062"/>
    <w:rPr>
      <w:color w:val="605E5C"/>
      <w:shd w:val="clear" w:color="auto" w:fill="E1DFDD"/>
    </w:rPr>
  </w:style>
  <w:style w:type="paragraph" w:styleId="Yltunniste">
    <w:name w:val="header"/>
    <w:basedOn w:val="Normaali"/>
    <w:link w:val="YltunnisteChar"/>
    <w:uiPriority w:val="99"/>
    <w:unhideWhenUsed/>
    <w:rsid w:val="00D01D4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D01D40"/>
  </w:style>
  <w:style w:type="paragraph" w:styleId="Alatunniste">
    <w:name w:val="footer"/>
    <w:basedOn w:val="Normaali"/>
    <w:link w:val="AlatunnisteChar"/>
    <w:uiPriority w:val="99"/>
    <w:unhideWhenUsed/>
    <w:rsid w:val="00D01D4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D01D40"/>
  </w:style>
  <w:style w:type="paragraph" w:styleId="Sisluet2">
    <w:name w:val="toc 2"/>
    <w:basedOn w:val="Normaali"/>
    <w:next w:val="Normaali"/>
    <w:autoRedefine/>
    <w:uiPriority w:val="39"/>
    <w:unhideWhenUsed/>
    <w:rsid w:val="00745351"/>
    <w:pPr>
      <w:spacing w:after="100"/>
      <w:ind w:left="240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745351"/>
    <w:pPr>
      <w:spacing w:before="240" w:after="0" w:line="259" w:lineRule="auto"/>
      <w:outlineLvl w:val="9"/>
    </w:pPr>
    <w:rPr>
      <w:kern w:val="0"/>
      <w:sz w:val="32"/>
      <w:szCs w:val="32"/>
      <w:lang w:eastAsia="fi-FI"/>
      <w14:ligatures w14:val="none"/>
    </w:rPr>
  </w:style>
  <w:style w:type="paragraph" w:styleId="Sisluet3">
    <w:name w:val="toc 3"/>
    <w:basedOn w:val="Normaali"/>
    <w:next w:val="Normaali"/>
    <w:autoRedefine/>
    <w:uiPriority w:val="39"/>
    <w:unhideWhenUsed/>
    <w:rsid w:val="00745351"/>
    <w:pPr>
      <w:spacing w:after="100"/>
      <w:ind w:left="480"/>
    </w:pPr>
  </w:style>
  <w:style w:type="paragraph" w:styleId="Sisluet1">
    <w:name w:val="toc 1"/>
    <w:basedOn w:val="Normaali"/>
    <w:next w:val="Normaali"/>
    <w:autoRedefine/>
    <w:uiPriority w:val="39"/>
    <w:unhideWhenUsed/>
    <w:rsid w:val="00745351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fi-FI"/>
      <w14:ligatures w14:val="none"/>
    </w:rPr>
  </w:style>
  <w:style w:type="character" w:styleId="AvattuHyperlinkki">
    <w:name w:val="FollowedHyperlink"/>
    <w:basedOn w:val="Kappaleenoletusfontti"/>
    <w:uiPriority w:val="99"/>
    <w:semiHidden/>
    <w:unhideWhenUsed/>
    <w:rsid w:val="009F4924"/>
    <w:rPr>
      <w:color w:val="96607D" w:themeColor="followedHyperlink"/>
      <w:u w:val="single"/>
    </w:rPr>
  </w:style>
  <w:style w:type="table" w:styleId="TaulukkoRuudukko">
    <w:name w:val="Table Grid"/>
    <w:basedOn w:val="Normaalitaulukko"/>
    <w:uiPriority w:val="39"/>
    <w:rsid w:val="00122E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aliWWW">
    <w:name w:val="Normal (Web)"/>
    <w:basedOn w:val="Normaali"/>
    <w:uiPriority w:val="99"/>
    <w:semiHidden/>
    <w:unhideWhenUsed/>
    <w:rsid w:val="00D5604A"/>
    <w:rPr>
      <w:rFonts w:ascii="Times New Roman" w:hAnsi="Times New Roman" w:cs="Times New Roman"/>
    </w:rPr>
  </w:style>
  <w:style w:type="character" w:styleId="Paikkamerkkiteksti">
    <w:name w:val="Placeholder Text"/>
    <w:basedOn w:val="Kappaleenoletusfontti"/>
    <w:uiPriority w:val="99"/>
    <w:semiHidden/>
    <w:rsid w:val="00767433"/>
    <w:rPr>
      <w:color w:val="666666"/>
    </w:rPr>
  </w:style>
  <w:style w:type="paragraph" w:styleId="Vaintekstin">
    <w:name w:val="Plain Text"/>
    <w:basedOn w:val="Normaali"/>
    <w:link w:val="VaintekstinChar"/>
    <w:uiPriority w:val="99"/>
    <w:unhideWhenUsed/>
    <w:rsid w:val="007A509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rsid w:val="007A509E"/>
    <w:rPr>
      <w:rFonts w:ascii="Consolas" w:hAnsi="Consolas"/>
      <w:sz w:val="21"/>
      <w:szCs w:val="21"/>
    </w:rPr>
  </w:style>
  <w:style w:type="paragraph" w:styleId="Eivli">
    <w:name w:val="No Spacing"/>
    <w:link w:val="EivliChar"/>
    <w:uiPriority w:val="1"/>
    <w:qFormat/>
    <w:rsid w:val="00EC206F"/>
    <w:pPr>
      <w:spacing w:after="0" w:line="240" w:lineRule="auto"/>
    </w:pPr>
    <w:rPr>
      <w:rFonts w:eastAsiaTheme="minorEastAsia"/>
      <w:kern w:val="0"/>
      <w:sz w:val="22"/>
      <w:szCs w:val="22"/>
      <w:lang w:eastAsia="fi-FI"/>
      <w14:ligatures w14:val="none"/>
    </w:rPr>
  </w:style>
  <w:style w:type="character" w:customStyle="1" w:styleId="EivliChar">
    <w:name w:val="Ei väliä Char"/>
    <w:basedOn w:val="Kappaleenoletusfontti"/>
    <w:link w:val="Eivli"/>
    <w:uiPriority w:val="1"/>
    <w:rsid w:val="00EC206F"/>
    <w:rPr>
      <w:rFonts w:eastAsiaTheme="minorEastAsia"/>
      <w:kern w:val="0"/>
      <w:sz w:val="22"/>
      <w:szCs w:val="22"/>
      <w:lang w:eastAsia="fi-F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6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yperlink" Target="https://fi.wikipedia.org/wiki/Transistori" TargetMode="External"/><Relationship Id="rId21" Type="http://schemas.openxmlformats.org/officeDocument/2006/relationships/image" Target="media/image15.jpeg"/><Relationship Id="rId34" Type="http://schemas.openxmlformats.org/officeDocument/2006/relationships/hyperlink" Target="https://fi.wikipedia.org/wiki/Pumppu%20" TargetMode="External"/><Relationship Id="rId42" Type="http://schemas.openxmlformats.org/officeDocument/2006/relationships/hyperlink" Target="https://fi.wikipedia.org/wiki/Tietokoneavusteinen_suunnittelu%20luettu%2019.2.2025" TargetMode="External"/><Relationship Id="rId47" Type="http://schemas.openxmlformats.org/officeDocument/2006/relationships/hyperlink" Target="https://fi.wikipedia.org/wiki/NTC-termistori%20" TargetMode="External"/><Relationship Id="rId50" Type="http://schemas.openxmlformats.org/officeDocument/2006/relationships/hyperlink" Target="https://jukuri.luke.fi/bitstream/handle/10024/553430/luke-luobio_40_2023.pdf?sequence=1&amp;isAllowed=y" TargetMode="External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yperlink" Target="https://fi.wikipedia.org/wiki/Painokytkin%2018.2.2025" TargetMode="External"/><Relationship Id="rId40" Type="http://schemas.openxmlformats.org/officeDocument/2006/relationships/hyperlink" Target="https://fi.wikipedia.org/wiki/Fotodiodi" TargetMode="External"/><Relationship Id="rId45" Type="http://schemas.openxmlformats.org/officeDocument/2006/relationships/hyperlink" Target="https://docs.arduino.cc/hardware/uno-r4-wifi/" TargetMode="External"/><Relationship Id="rId53" Type="http://schemas.openxmlformats.org/officeDocument/2006/relationships/hyperlink" Target="https://commons.wikimedia.org/wiki/File:BJT_symbol_NPN.svg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s://hackaday.com/2021/05/17/soil-moisture-sensors-how-do-they-work/" TargetMode="External"/><Relationship Id="rId43" Type="http://schemas.openxmlformats.org/officeDocument/2006/relationships/hyperlink" Target="https://fi.wikipedia.org/wiki/Tietokoneen_kello%20luettu%2019.2.2025" TargetMode="External"/><Relationship Id="rId48" Type="http://schemas.openxmlformats.org/officeDocument/2006/relationships/hyperlink" Target="https://fi.wikipedia.org/wiki/Vastusl%C3%A4mp%C3%B6tila-anturi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www.piipoo.com/blogs/pii-poon-lego-uutiset/lego-kysymyksia-ja-vastauksia%20luettu%2023.2.202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www.suse.com/suse-defines/definition/industrial-automation/" TargetMode="External"/><Relationship Id="rId38" Type="http://schemas.openxmlformats.org/officeDocument/2006/relationships/hyperlink" Target="https://fi.wikipedia.org/wiki/LED" TargetMode="External"/><Relationship Id="rId46" Type="http://schemas.openxmlformats.org/officeDocument/2006/relationships/hyperlink" Target="https://en.wikipedia.org/wiki/Thermistor" TargetMode="External"/><Relationship Id="rId20" Type="http://schemas.openxmlformats.org/officeDocument/2006/relationships/image" Target="media/image14.jpeg"/><Relationship Id="rId41" Type="http://schemas.openxmlformats.org/officeDocument/2006/relationships/hyperlink" Target="https://fi.wikipedia.org/wiki/S%C3%A4hk%C3%B6moottori" TargetMode="External"/><Relationship Id="rId54" Type="http://schemas.openxmlformats.org/officeDocument/2006/relationships/hyperlink" Target="https://peda.net/hankkeet/geenivaraoppi/yl%C3%A4koulu/biologia_ylakoulu/mksl3/otekekl/mkkte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s://www.processsensing.com/en-us/blog/capacitive-sensor-technology.htm" TargetMode="External"/><Relationship Id="rId49" Type="http://schemas.openxmlformats.org/officeDocument/2006/relationships/hyperlink" Target="https://fi.wikipedia.org/wiki/Muuntaja" TargetMode="External"/><Relationship Id="rId57" Type="http://schemas.microsoft.com/office/2011/relationships/people" Target="people.xm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hyperlink" Target="https://fi.wikipedia.org/wiki/NTP_(tietotekniikka)" TargetMode="External"/><Relationship Id="rId52" Type="http://schemas.openxmlformats.org/officeDocument/2006/relationships/hyperlink" Target="https://www.rapidtables.com/calc/electric/watt-volt-amp-calculator.html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F6F93-7D2E-478B-91EF-A303A8C41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30</Pages>
  <Words>4111</Words>
  <Characters>33305</Characters>
  <Application>Microsoft Office Word</Application>
  <DocSecurity>0</DocSecurity>
  <Lines>277</Lines>
  <Paragraphs>74</Paragraphs>
  <ScaleCrop>false</ScaleCrop>
  <Company/>
  <LinksUpToDate>false</LinksUpToDate>
  <CharactersWithSpaces>37342</CharactersWithSpaces>
  <SharedDoc>false</SharedDoc>
  <HLinks>
    <vt:vector size="414" baseType="variant">
      <vt:variant>
        <vt:i4>1179682</vt:i4>
      </vt:variant>
      <vt:variant>
        <vt:i4>348</vt:i4>
      </vt:variant>
      <vt:variant>
        <vt:i4>0</vt:i4>
      </vt:variant>
      <vt:variant>
        <vt:i4>5</vt:i4>
      </vt:variant>
      <vt:variant>
        <vt:lpwstr>https://peda.net/hankkeet/geenivaraoppi/yl%C3%A4koulu/biologia_ylakoulu/mksl3/otekekl/mkktel</vt:lpwstr>
      </vt:variant>
      <vt:variant>
        <vt:lpwstr/>
      </vt:variant>
      <vt:variant>
        <vt:i4>4849665</vt:i4>
      </vt:variant>
      <vt:variant>
        <vt:i4>345</vt:i4>
      </vt:variant>
      <vt:variant>
        <vt:i4>0</vt:i4>
      </vt:variant>
      <vt:variant>
        <vt:i4>5</vt:i4>
      </vt:variant>
      <vt:variant>
        <vt:lpwstr>https://commons.wikimedia.org/wiki/File:BJT_symbol_NPN.svg</vt:lpwstr>
      </vt:variant>
      <vt:variant>
        <vt:lpwstr/>
      </vt:variant>
      <vt:variant>
        <vt:i4>6422626</vt:i4>
      </vt:variant>
      <vt:variant>
        <vt:i4>342</vt:i4>
      </vt:variant>
      <vt:variant>
        <vt:i4>0</vt:i4>
      </vt:variant>
      <vt:variant>
        <vt:i4>5</vt:i4>
      </vt:variant>
      <vt:variant>
        <vt:lpwstr>https://www.rapidtables.com/calc/electric/watt-volt-amp-calculator.html</vt:lpwstr>
      </vt:variant>
      <vt:variant>
        <vt:lpwstr/>
      </vt:variant>
      <vt:variant>
        <vt:i4>5046344</vt:i4>
      </vt:variant>
      <vt:variant>
        <vt:i4>339</vt:i4>
      </vt:variant>
      <vt:variant>
        <vt:i4>0</vt:i4>
      </vt:variant>
      <vt:variant>
        <vt:i4>5</vt:i4>
      </vt:variant>
      <vt:variant>
        <vt:lpwstr>https://www.piipoo.com/blogs/pii-poon-lego-uutiset/lego-kysymyksia-ja-vastauksia luettu 23.2.2025</vt:lpwstr>
      </vt:variant>
      <vt:variant>
        <vt:lpwstr/>
      </vt:variant>
      <vt:variant>
        <vt:i4>1048592</vt:i4>
      </vt:variant>
      <vt:variant>
        <vt:i4>336</vt:i4>
      </vt:variant>
      <vt:variant>
        <vt:i4>0</vt:i4>
      </vt:variant>
      <vt:variant>
        <vt:i4>5</vt:i4>
      </vt:variant>
      <vt:variant>
        <vt:lpwstr>https://jukuri.luke.fi/bitstream/handle/10024/553430/luke-luobio_40_2023.pdf?sequence=1&amp;isAllowed=y</vt:lpwstr>
      </vt:variant>
      <vt:variant>
        <vt:lpwstr/>
      </vt:variant>
      <vt:variant>
        <vt:i4>3211377</vt:i4>
      </vt:variant>
      <vt:variant>
        <vt:i4>333</vt:i4>
      </vt:variant>
      <vt:variant>
        <vt:i4>0</vt:i4>
      </vt:variant>
      <vt:variant>
        <vt:i4>5</vt:i4>
      </vt:variant>
      <vt:variant>
        <vt:lpwstr>https://fi.wikipedia.org/wiki/Muuntaja</vt:lpwstr>
      </vt:variant>
      <vt:variant>
        <vt:lpwstr/>
      </vt:variant>
      <vt:variant>
        <vt:i4>6619254</vt:i4>
      </vt:variant>
      <vt:variant>
        <vt:i4>330</vt:i4>
      </vt:variant>
      <vt:variant>
        <vt:i4>0</vt:i4>
      </vt:variant>
      <vt:variant>
        <vt:i4>5</vt:i4>
      </vt:variant>
      <vt:variant>
        <vt:lpwstr>https://fi.wikipedia.org/wiki/Vastusl%C3%A4mp%C3%B6tila-anturi</vt:lpwstr>
      </vt:variant>
      <vt:variant>
        <vt:lpwstr/>
      </vt:variant>
      <vt:variant>
        <vt:i4>917523</vt:i4>
      </vt:variant>
      <vt:variant>
        <vt:i4>327</vt:i4>
      </vt:variant>
      <vt:variant>
        <vt:i4>0</vt:i4>
      </vt:variant>
      <vt:variant>
        <vt:i4>5</vt:i4>
      </vt:variant>
      <vt:variant>
        <vt:lpwstr>https://fi.wikipedia.org/wiki/NTC-termistori</vt:lpwstr>
      </vt:variant>
      <vt:variant>
        <vt:lpwstr/>
      </vt:variant>
      <vt:variant>
        <vt:i4>5767188</vt:i4>
      </vt:variant>
      <vt:variant>
        <vt:i4>324</vt:i4>
      </vt:variant>
      <vt:variant>
        <vt:i4>0</vt:i4>
      </vt:variant>
      <vt:variant>
        <vt:i4>5</vt:i4>
      </vt:variant>
      <vt:variant>
        <vt:lpwstr>https://en.wikipedia.org/wiki/Thermistor</vt:lpwstr>
      </vt:variant>
      <vt:variant>
        <vt:lpwstr/>
      </vt:variant>
      <vt:variant>
        <vt:i4>7209010</vt:i4>
      </vt:variant>
      <vt:variant>
        <vt:i4>321</vt:i4>
      </vt:variant>
      <vt:variant>
        <vt:i4>0</vt:i4>
      </vt:variant>
      <vt:variant>
        <vt:i4>5</vt:i4>
      </vt:variant>
      <vt:variant>
        <vt:lpwstr>https://docs.arduino.cc/hardware/uno-r4-wifi/</vt:lpwstr>
      </vt:variant>
      <vt:variant>
        <vt:lpwstr>tech-specs</vt:lpwstr>
      </vt:variant>
      <vt:variant>
        <vt:i4>6225952</vt:i4>
      </vt:variant>
      <vt:variant>
        <vt:i4>318</vt:i4>
      </vt:variant>
      <vt:variant>
        <vt:i4>0</vt:i4>
      </vt:variant>
      <vt:variant>
        <vt:i4>5</vt:i4>
      </vt:variant>
      <vt:variant>
        <vt:lpwstr>https://fi.wikipedia.org/wiki/NTP_(tietotekniikka)</vt:lpwstr>
      </vt:variant>
      <vt:variant>
        <vt:lpwstr/>
      </vt:variant>
      <vt:variant>
        <vt:i4>6357075</vt:i4>
      </vt:variant>
      <vt:variant>
        <vt:i4>315</vt:i4>
      </vt:variant>
      <vt:variant>
        <vt:i4>0</vt:i4>
      </vt:variant>
      <vt:variant>
        <vt:i4>5</vt:i4>
      </vt:variant>
      <vt:variant>
        <vt:lpwstr>https://fi.wikipedia.org/wiki/Tietokoneen_kello luettu 19.2.2025</vt:lpwstr>
      </vt:variant>
      <vt:variant>
        <vt:lpwstr/>
      </vt:variant>
      <vt:variant>
        <vt:i4>720953</vt:i4>
      </vt:variant>
      <vt:variant>
        <vt:i4>312</vt:i4>
      </vt:variant>
      <vt:variant>
        <vt:i4>0</vt:i4>
      </vt:variant>
      <vt:variant>
        <vt:i4>5</vt:i4>
      </vt:variant>
      <vt:variant>
        <vt:lpwstr>https://fi.wikipedia.org/wiki/Tietokoneavusteinen_suunnittelu luettu 19.2.2025</vt:lpwstr>
      </vt:variant>
      <vt:variant>
        <vt:lpwstr/>
      </vt:variant>
      <vt:variant>
        <vt:i4>4522009</vt:i4>
      </vt:variant>
      <vt:variant>
        <vt:i4>309</vt:i4>
      </vt:variant>
      <vt:variant>
        <vt:i4>0</vt:i4>
      </vt:variant>
      <vt:variant>
        <vt:i4>5</vt:i4>
      </vt:variant>
      <vt:variant>
        <vt:lpwstr>https://fi.wikipedia.org/wiki/S%C3%A4hk%C3%B6moottori</vt:lpwstr>
      </vt:variant>
      <vt:variant>
        <vt:lpwstr/>
      </vt:variant>
      <vt:variant>
        <vt:i4>2556014</vt:i4>
      </vt:variant>
      <vt:variant>
        <vt:i4>306</vt:i4>
      </vt:variant>
      <vt:variant>
        <vt:i4>0</vt:i4>
      </vt:variant>
      <vt:variant>
        <vt:i4>5</vt:i4>
      </vt:variant>
      <vt:variant>
        <vt:lpwstr>https://fi.wikipedia.org/wiki/Fotodiodi</vt:lpwstr>
      </vt:variant>
      <vt:variant>
        <vt:lpwstr/>
      </vt:variant>
      <vt:variant>
        <vt:i4>5832717</vt:i4>
      </vt:variant>
      <vt:variant>
        <vt:i4>303</vt:i4>
      </vt:variant>
      <vt:variant>
        <vt:i4>0</vt:i4>
      </vt:variant>
      <vt:variant>
        <vt:i4>5</vt:i4>
      </vt:variant>
      <vt:variant>
        <vt:lpwstr>https://fi.wikipedia.org/wiki/Transistori</vt:lpwstr>
      </vt:variant>
      <vt:variant>
        <vt:lpwstr/>
      </vt:variant>
      <vt:variant>
        <vt:i4>5177371</vt:i4>
      </vt:variant>
      <vt:variant>
        <vt:i4>300</vt:i4>
      </vt:variant>
      <vt:variant>
        <vt:i4>0</vt:i4>
      </vt:variant>
      <vt:variant>
        <vt:i4>5</vt:i4>
      </vt:variant>
      <vt:variant>
        <vt:lpwstr>https://fi.wikipedia.org/wiki/LED</vt:lpwstr>
      </vt:variant>
      <vt:variant>
        <vt:lpwstr/>
      </vt:variant>
      <vt:variant>
        <vt:i4>7929980</vt:i4>
      </vt:variant>
      <vt:variant>
        <vt:i4>297</vt:i4>
      </vt:variant>
      <vt:variant>
        <vt:i4>0</vt:i4>
      </vt:variant>
      <vt:variant>
        <vt:i4>5</vt:i4>
      </vt:variant>
      <vt:variant>
        <vt:lpwstr>https://fi.wikipedia.org/wiki/Painokytkin 18.2.2025</vt:lpwstr>
      </vt:variant>
      <vt:variant>
        <vt:lpwstr/>
      </vt:variant>
      <vt:variant>
        <vt:i4>6619251</vt:i4>
      </vt:variant>
      <vt:variant>
        <vt:i4>294</vt:i4>
      </vt:variant>
      <vt:variant>
        <vt:i4>0</vt:i4>
      </vt:variant>
      <vt:variant>
        <vt:i4>5</vt:i4>
      </vt:variant>
      <vt:variant>
        <vt:lpwstr>https://www.processsensing.com/en-us/blog/capacitive-sensor-technology.htm</vt:lpwstr>
      </vt:variant>
      <vt:variant>
        <vt:lpwstr/>
      </vt:variant>
      <vt:variant>
        <vt:i4>8126580</vt:i4>
      </vt:variant>
      <vt:variant>
        <vt:i4>291</vt:i4>
      </vt:variant>
      <vt:variant>
        <vt:i4>0</vt:i4>
      </vt:variant>
      <vt:variant>
        <vt:i4>5</vt:i4>
      </vt:variant>
      <vt:variant>
        <vt:lpwstr>https://hackaday.com/2021/05/17/soil-moisture-sensors-how-do-they-work/</vt:lpwstr>
      </vt:variant>
      <vt:variant>
        <vt:lpwstr/>
      </vt:variant>
      <vt:variant>
        <vt:i4>5898266</vt:i4>
      </vt:variant>
      <vt:variant>
        <vt:i4>288</vt:i4>
      </vt:variant>
      <vt:variant>
        <vt:i4>0</vt:i4>
      </vt:variant>
      <vt:variant>
        <vt:i4>5</vt:i4>
      </vt:variant>
      <vt:variant>
        <vt:lpwstr>https://fi.wikipedia.org/wiki/Pumppu</vt:lpwstr>
      </vt:variant>
      <vt:variant>
        <vt:lpwstr/>
      </vt:variant>
      <vt:variant>
        <vt:i4>6488176</vt:i4>
      </vt:variant>
      <vt:variant>
        <vt:i4>285</vt:i4>
      </vt:variant>
      <vt:variant>
        <vt:i4>0</vt:i4>
      </vt:variant>
      <vt:variant>
        <vt:i4>5</vt:i4>
      </vt:variant>
      <vt:variant>
        <vt:lpwstr>https://www.suse.com/suse-defines/definition/industrial-automation/</vt:lpwstr>
      </vt:variant>
      <vt:variant>
        <vt:lpwstr/>
      </vt:variant>
      <vt:variant>
        <vt:i4>1048629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_Toc193479030</vt:lpwstr>
      </vt:variant>
      <vt:variant>
        <vt:i4>1114165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_Toc193479029</vt:lpwstr>
      </vt:variant>
      <vt:variant>
        <vt:i4>1114165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_Toc193479028</vt:lpwstr>
      </vt:variant>
      <vt:variant>
        <vt:i4>1114165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_Toc193479027</vt:lpwstr>
      </vt:variant>
      <vt:variant>
        <vt:i4>1114165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_Toc193479026</vt:lpwstr>
      </vt:variant>
      <vt:variant>
        <vt:i4>1114165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_Toc193479025</vt:lpwstr>
      </vt:variant>
      <vt:variant>
        <vt:i4>1114165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_Toc193479024</vt:lpwstr>
      </vt:variant>
      <vt:variant>
        <vt:i4>1114165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_Toc193479023</vt:lpwstr>
      </vt:variant>
      <vt:variant>
        <vt:i4>1114165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_Toc193479022</vt:lpwstr>
      </vt:variant>
      <vt:variant>
        <vt:i4>1114165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_Toc193479021</vt:lpwstr>
      </vt:variant>
      <vt:variant>
        <vt:i4>1114165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_Toc193479020</vt:lpwstr>
      </vt:variant>
      <vt:variant>
        <vt:i4>1179701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_Toc193479019</vt:lpwstr>
      </vt:variant>
      <vt:variant>
        <vt:i4>1179701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_Toc193479018</vt:lpwstr>
      </vt:variant>
      <vt:variant>
        <vt:i4>1179701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_Toc193479017</vt:lpwstr>
      </vt:variant>
      <vt:variant>
        <vt:i4>1179701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_Toc193479016</vt:lpwstr>
      </vt:variant>
      <vt:variant>
        <vt:i4>1179701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_Toc193479015</vt:lpwstr>
      </vt:variant>
      <vt:variant>
        <vt:i4>1179701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_Toc193479014</vt:lpwstr>
      </vt:variant>
      <vt:variant>
        <vt:i4>1179701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_Toc193479013</vt:lpwstr>
      </vt:variant>
      <vt:variant>
        <vt:i4>1179701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_Toc193479012</vt:lpwstr>
      </vt:variant>
      <vt:variant>
        <vt:i4>1179701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_Toc193479011</vt:lpwstr>
      </vt:variant>
      <vt:variant>
        <vt:i4>1179701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_Toc193479010</vt:lpwstr>
      </vt:variant>
      <vt:variant>
        <vt:i4>1245237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_Toc193479009</vt:lpwstr>
      </vt:variant>
      <vt:variant>
        <vt:i4>1245237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_Toc193479008</vt:lpwstr>
      </vt:variant>
      <vt:variant>
        <vt:i4>1245237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_Toc193479007</vt:lpwstr>
      </vt:variant>
      <vt:variant>
        <vt:i4>1245237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_Toc193479006</vt:lpwstr>
      </vt:variant>
      <vt:variant>
        <vt:i4>1245237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_Toc193479005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_Toc193479004</vt:lpwstr>
      </vt:variant>
      <vt:variant>
        <vt:i4>1245237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_Toc193479003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_Toc193479002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_Toc193479001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_Toc193479000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_Toc193478999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_Toc193478998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_Toc193478997</vt:lpwstr>
      </vt:variant>
      <vt:variant>
        <vt:i4>1769532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_Toc193478996</vt:lpwstr>
      </vt:variant>
      <vt:variant>
        <vt:i4>1769532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_Toc193478995</vt:lpwstr>
      </vt:variant>
      <vt:variant>
        <vt:i4>1769532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_Toc193478994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_Toc193478993</vt:lpwstr>
      </vt:variant>
      <vt:variant>
        <vt:i4>1769532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_Toc193478992</vt:lpwstr>
      </vt:variant>
      <vt:variant>
        <vt:i4>1769532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_Toc193478991</vt:lpwstr>
      </vt:variant>
      <vt:variant>
        <vt:i4>1769532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_Toc193478990</vt:lpwstr>
      </vt:variant>
      <vt:variant>
        <vt:i4>1703996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_Toc193478989</vt:lpwstr>
      </vt:variant>
      <vt:variant>
        <vt:i4>1703996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_Toc193478988</vt:lpwstr>
      </vt:variant>
      <vt:variant>
        <vt:i4>1703996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_Toc193478987</vt:lpwstr>
      </vt:variant>
      <vt:variant>
        <vt:i4>1703996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_Toc193478986</vt:lpwstr>
      </vt:variant>
      <vt:variant>
        <vt:i4>1703996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_Toc193478985</vt:lpwstr>
      </vt:variant>
      <vt:variant>
        <vt:i4>1703996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_Toc193478984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robotiikka valtaa kasvien kasvatuksen</dc:title>
  <dc:subject>Tehty koulun sammonsirun kilpailua varten</dc:subject>
  <dc:creator>Santeri Taavitsainen</dc:creator>
  <cp:keywords/>
  <dc:description/>
  <cp:lastModifiedBy>Santeri Taavitsainen</cp:lastModifiedBy>
  <cp:revision>1039</cp:revision>
  <dcterms:created xsi:type="dcterms:W3CDTF">2025-01-30T10:25:00Z</dcterms:created>
  <dcterms:modified xsi:type="dcterms:W3CDTF">2025-03-28T16:15:00Z</dcterms:modified>
</cp:coreProperties>
</file>